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sz w:val="24"/>
          <w:szCs w:val="24"/>
        </w:rPr>
      </w:pPr>
      <w:r w:rsidDel="00000000" w:rsidR="00000000" w:rsidRPr="00000000">
        <w:rPr>
          <w:rtl w:val="0"/>
        </w:rPr>
      </w:r>
    </w:p>
    <w:p w:rsidR="00000000" w:rsidDel="00000000" w:rsidP="00000000" w:rsidRDefault="00000000" w:rsidRPr="00000000" w14:paraId="00000002">
      <w:pPr>
        <w:spacing w:line="360" w:lineRule="auto"/>
        <w:jc w:val="center"/>
        <w:rPr>
          <w:sz w:val="24"/>
          <w:szCs w:val="24"/>
        </w:rPr>
      </w:pPr>
      <w:r w:rsidDel="00000000" w:rsidR="00000000" w:rsidRPr="00000000">
        <w:rPr>
          <w:rtl w:val="0"/>
        </w:rPr>
      </w:r>
    </w:p>
    <w:p w:rsidR="00000000" w:rsidDel="00000000" w:rsidP="00000000" w:rsidRDefault="00000000" w:rsidRPr="00000000" w14:paraId="00000003">
      <w:pPr>
        <w:spacing w:line="360" w:lineRule="auto"/>
        <w:jc w:val="center"/>
        <w:rPr>
          <w:sz w:val="24"/>
          <w:szCs w:val="24"/>
        </w:rPr>
      </w:pPr>
      <w:r w:rsidDel="00000000" w:rsidR="00000000" w:rsidRPr="00000000">
        <w:rPr>
          <w:rtl w:val="0"/>
        </w:rPr>
      </w:r>
    </w:p>
    <w:p w:rsidR="00000000" w:rsidDel="00000000" w:rsidP="00000000" w:rsidRDefault="00000000" w:rsidRPr="00000000" w14:paraId="00000004">
      <w:pPr>
        <w:spacing w:line="360" w:lineRule="auto"/>
        <w:jc w:val="center"/>
        <w:rPr>
          <w:sz w:val="24"/>
          <w:szCs w:val="24"/>
        </w:rPr>
      </w:pPr>
      <w:r w:rsidDel="00000000" w:rsidR="00000000" w:rsidRPr="00000000">
        <w:rPr>
          <w:rtl w:val="0"/>
        </w:rPr>
      </w:r>
    </w:p>
    <w:p w:rsidR="00000000" w:rsidDel="00000000" w:rsidP="00000000" w:rsidRDefault="00000000" w:rsidRPr="00000000" w14:paraId="00000005">
      <w:pPr>
        <w:spacing w:line="360" w:lineRule="auto"/>
        <w:jc w:val="center"/>
        <w:rPr>
          <w:sz w:val="24"/>
          <w:szCs w:val="24"/>
        </w:rPr>
      </w:pPr>
      <w:r w:rsidDel="00000000" w:rsidR="00000000" w:rsidRPr="00000000">
        <w:rPr>
          <w:rtl w:val="0"/>
        </w:rPr>
      </w:r>
    </w:p>
    <w:p w:rsidR="00000000" w:rsidDel="00000000" w:rsidP="00000000" w:rsidRDefault="00000000" w:rsidRPr="00000000" w14:paraId="00000006">
      <w:pPr>
        <w:spacing w:line="360" w:lineRule="auto"/>
        <w:jc w:val="center"/>
        <w:rPr>
          <w:b w:val="1"/>
          <w:sz w:val="24"/>
          <w:szCs w:val="24"/>
        </w:rPr>
      </w:pPr>
      <w:r w:rsidDel="00000000" w:rsidR="00000000" w:rsidRPr="00000000">
        <w:rPr>
          <w:b w:val="1"/>
          <w:rtl w:val="0"/>
        </w:rPr>
        <w:t xml:space="preserve">Ansiedad Escolar</w:t>
      </w:r>
      <w:r w:rsidDel="00000000" w:rsidR="00000000" w:rsidRPr="00000000">
        <w:rPr>
          <w:rtl w:val="0"/>
        </w:rPr>
      </w:r>
    </w:p>
    <w:p w:rsidR="00000000" w:rsidDel="00000000" w:rsidP="00000000" w:rsidRDefault="00000000" w:rsidRPr="00000000" w14:paraId="00000007">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8">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9">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A">
      <w:pPr>
        <w:spacing w:line="360" w:lineRule="auto"/>
        <w:jc w:val="center"/>
        <w:rPr>
          <w:sz w:val="24"/>
          <w:szCs w:val="24"/>
        </w:rPr>
      </w:pPr>
      <w:r w:rsidDel="00000000" w:rsidR="00000000" w:rsidRPr="00000000">
        <w:rPr>
          <w:rtl w:val="0"/>
        </w:rPr>
        <w:t xml:space="preserve">Alexia Paola Anguiano Calderón</w:t>
      </w:r>
      <w:r w:rsidDel="00000000" w:rsidR="00000000" w:rsidRPr="00000000">
        <w:rPr>
          <w:sz w:val="24"/>
          <w:szCs w:val="24"/>
          <w:rtl w:val="0"/>
        </w:rPr>
        <w:t xml:space="preserve">; </w:t>
      </w:r>
      <w:r w:rsidDel="00000000" w:rsidR="00000000" w:rsidRPr="00000000">
        <w:rPr>
          <w:rtl w:val="0"/>
        </w:rPr>
        <w:t xml:space="preserve">Denzel Omar Verdugo Bocardo</w:t>
      </w:r>
      <w:r w:rsidDel="00000000" w:rsidR="00000000" w:rsidRPr="00000000">
        <w:rPr>
          <w:sz w:val="24"/>
          <w:szCs w:val="24"/>
          <w:rtl w:val="0"/>
        </w:rPr>
        <w:t xml:space="preserve">, </w:t>
      </w:r>
      <w:r w:rsidDel="00000000" w:rsidR="00000000" w:rsidRPr="00000000">
        <w:rPr>
          <w:rtl w:val="0"/>
        </w:rPr>
        <w:t xml:space="preserve">2AMPr</w:t>
      </w:r>
      <w:r w:rsidDel="00000000" w:rsidR="00000000" w:rsidRPr="00000000">
        <w:rPr>
          <w:rtl w:val="0"/>
        </w:rPr>
      </w:r>
    </w:p>
    <w:p w:rsidR="00000000" w:rsidDel="00000000" w:rsidP="00000000" w:rsidRDefault="00000000" w:rsidRPr="00000000" w14:paraId="0000000B">
      <w:pPr>
        <w:spacing w:line="360" w:lineRule="auto"/>
        <w:jc w:val="center"/>
        <w:rPr>
          <w:sz w:val="24"/>
          <w:szCs w:val="24"/>
        </w:rPr>
      </w:pPr>
      <w:r w:rsidDel="00000000" w:rsidR="00000000" w:rsidRPr="00000000">
        <w:rPr>
          <w:sz w:val="24"/>
          <w:szCs w:val="24"/>
          <w:rtl w:val="0"/>
        </w:rPr>
        <w:t xml:space="preserve">Centro de Bachillerato Tecnológico, industrial y de servicios No. 37</w:t>
      </w:r>
    </w:p>
    <w:p w:rsidR="00000000" w:rsidDel="00000000" w:rsidP="00000000" w:rsidRDefault="00000000" w:rsidRPr="00000000" w14:paraId="0000000C">
      <w:pPr>
        <w:spacing w:line="360" w:lineRule="auto"/>
        <w:jc w:val="center"/>
        <w:rPr>
          <w:sz w:val="24"/>
          <w:szCs w:val="24"/>
        </w:rPr>
      </w:pPr>
      <w:r w:rsidDel="00000000" w:rsidR="00000000" w:rsidRPr="00000000">
        <w:rPr>
          <w:sz w:val="24"/>
          <w:szCs w:val="24"/>
          <w:rtl w:val="0"/>
        </w:rPr>
        <w:t xml:space="preserve">Implementa Software de Sistemas Informáticos (ISSI) - Web I</w:t>
      </w:r>
    </w:p>
    <w:p w:rsidR="00000000" w:rsidDel="00000000" w:rsidP="00000000" w:rsidRDefault="00000000" w:rsidRPr="00000000" w14:paraId="0000000D">
      <w:pPr>
        <w:spacing w:line="360" w:lineRule="auto"/>
        <w:jc w:val="center"/>
        <w:rPr>
          <w:sz w:val="24"/>
          <w:szCs w:val="24"/>
        </w:rPr>
      </w:pPr>
      <w:bookmarkStart w:colFirst="0" w:colLast="0" w:name="_gjdgxs" w:id="0"/>
      <w:bookmarkEnd w:id="0"/>
      <w:r w:rsidDel="00000000" w:rsidR="00000000" w:rsidRPr="00000000">
        <w:rPr>
          <w:sz w:val="24"/>
          <w:szCs w:val="24"/>
          <w:rtl w:val="0"/>
        </w:rPr>
        <w:t xml:space="preserve">Dra. Massiel Mancinas Morales</w:t>
      </w:r>
    </w:p>
    <w:p w:rsidR="00000000" w:rsidDel="00000000" w:rsidP="00000000" w:rsidRDefault="00000000" w:rsidRPr="00000000" w14:paraId="0000000E">
      <w:pPr>
        <w:spacing w:line="360" w:lineRule="auto"/>
        <w:jc w:val="center"/>
        <w:rPr>
          <w:sz w:val="24"/>
          <w:szCs w:val="24"/>
        </w:rPr>
      </w:pPr>
      <w:r w:rsidDel="00000000" w:rsidR="00000000" w:rsidRPr="00000000">
        <w:rPr>
          <w:sz w:val="24"/>
          <w:szCs w:val="24"/>
          <w:rtl w:val="0"/>
        </w:rPr>
        <w:t xml:space="preserve">1</w:t>
      </w:r>
      <w:r w:rsidDel="00000000" w:rsidR="00000000" w:rsidRPr="00000000">
        <w:rPr>
          <w:rtl w:val="0"/>
        </w:rPr>
        <w:t xml:space="preserve">2</w:t>
      </w:r>
      <w:r w:rsidDel="00000000" w:rsidR="00000000" w:rsidRPr="00000000">
        <w:rPr>
          <w:sz w:val="24"/>
          <w:szCs w:val="24"/>
          <w:rtl w:val="0"/>
        </w:rPr>
        <w:t xml:space="preserve"> de marzo de 2024</w:t>
      </w:r>
    </w:p>
    <w:p w:rsidR="00000000" w:rsidDel="00000000" w:rsidP="00000000" w:rsidRDefault="00000000" w:rsidRPr="00000000" w14:paraId="0000000F">
      <w:pPr>
        <w:spacing w:line="360" w:lineRule="auto"/>
        <w:jc w:val="center"/>
        <w:rPr>
          <w:sz w:val="24"/>
          <w:szCs w:val="24"/>
        </w:rPr>
      </w:pPr>
      <w:r w:rsidDel="00000000" w:rsidR="00000000" w:rsidRPr="00000000">
        <w:rPr>
          <w:rtl w:val="0"/>
        </w:rPr>
      </w:r>
    </w:p>
    <w:p w:rsidR="00000000" w:rsidDel="00000000" w:rsidP="00000000" w:rsidRDefault="00000000" w:rsidRPr="00000000" w14:paraId="00000010">
      <w:pPr>
        <w:spacing w:line="360" w:lineRule="auto"/>
        <w:jc w:val="center"/>
        <w:rPr>
          <w:sz w:val="24"/>
          <w:szCs w:val="24"/>
        </w:rPr>
      </w:pPr>
      <w:r w:rsidDel="00000000" w:rsidR="00000000" w:rsidRPr="00000000">
        <w:rPr>
          <w:rtl w:val="0"/>
        </w:rPr>
      </w:r>
    </w:p>
    <w:p w:rsidR="00000000" w:rsidDel="00000000" w:rsidP="00000000" w:rsidRDefault="00000000" w:rsidRPr="00000000" w14:paraId="00000011">
      <w:pPr>
        <w:spacing w:line="360" w:lineRule="auto"/>
        <w:jc w:val="center"/>
        <w:rPr>
          <w:sz w:val="24"/>
          <w:szCs w:val="24"/>
        </w:rPr>
      </w:pPr>
      <w:r w:rsidDel="00000000" w:rsidR="00000000" w:rsidRPr="00000000">
        <w:rPr>
          <w:rtl w:val="0"/>
        </w:rPr>
      </w:r>
    </w:p>
    <w:p w:rsidR="00000000" w:rsidDel="00000000" w:rsidP="00000000" w:rsidRDefault="00000000" w:rsidRPr="00000000" w14:paraId="00000012">
      <w:pPr>
        <w:spacing w:line="360" w:lineRule="auto"/>
        <w:jc w:val="center"/>
        <w:rPr>
          <w:sz w:val="24"/>
          <w:szCs w:val="24"/>
        </w:rPr>
      </w:pPr>
      <w:r w:rsidDel="00000000" w:rsidR="00000000" w:rsidRPr="00000000">
        <w:rPr>
          <w:rtl w:val="0"/>
        </w:rPr>
      </w:r>
    </w:p>
    <w:p w:rsidR="00000000" w:rsidDel="00000000" w:rsidP="00000000" w:rsidRDefault="00000000" w:rsidRPr="00000000" w14:paraId="00000013">
      <w:pPr>
        <w:spacing w:line="360" w:lineRule="auto"/>
        <w:jc w:val="center"/>
        <w:rPr>
          <w:sz w:val="24"/>
          <w:szCs w:val="24"/>
        </w:rPr>
      </w:pPr>
      <w:r w:rsidDel="00000000" w:rsidR="00000000" w:rsidRPr="00000000">
        <w:rPr>
          <w:rtl w:val="0"/>
        </w:rPr>
      </w:r>
    </w:p>
    <w:p w:rsidR="00000000" w:rsidDel="00000000" w:rsidP="00000000" w:rsidRDefault="00000000" w:rsidRPr="00000000" w14:paraId="00000014">
      <w:pPr>
        <w:spacing w:line="360" w:lineRule="auto"/>
        <w:jc w:val="center"/>
        <w:rPr>
          <w:sz w:val="24"/>
          <w:szCs w:val="24"/>
        </w:rPr>
      </w:pPr>
      <w:r w:rsidDel="00000000" w:rsidR="00000000" w:rsidRPr="00000000">
        <w:rPr>
          <w:rtl w:val="0"/>
        </w:rPr>
      </w:r>
    </w:p>
    <w:p w:rsidR="00000000" w:rsidDel="00000000" w:rsidP="00000000" w:rsidRDefault="00000000" w:rsidRPr="00000000" w14:paraId="00000015">
      <w:pPr>
        <w:spacing w:line="360" w:lineRule="auto"/>
        <w:jc w:val="center"/>
        <w:rPr>
          <w:sz w:val="24"/>
          <w:szCs w:val="24"/>
        </w:rPr>
      </w:pPr>
      <w:r w:rsidDel="00000000" w:rsidR="00000000" w:rsidRPr="00000000">
        <w:rPr>
          <w:rtl w:val="0"/>
        </w:rPr>
      </w:r>
    </w:p>
    <w:p w:rsidR="00000000" w:rsidDel="00000000" w:rsidP="00000000" w:rsidRDefault="00000000" w:rsidRPr="00000000" w14:paraId="00000016">
      <w:pPr>
        <w:spacing w:line="360" w:lineRule="auto"/>
        <w:jc w:val="center"/>
        <w:rPr>
          <w:sz w:val="24"/>
          <w:szCs w:val="24"/>
        </w:rPr>
      </w:pPr>
      <w:r w:rsidDel="00000000" w:rsidR="00000000" w:rsidRPr="00000000">
        <w:rPr>
          <w:rtl w:val="0"/>
        </w:rPr>
      </w:r>
    </w:p>
    <w:p w:rsidR="00000000" w:rsidDel="00000000" w:rsidP="00000000" w:rsidRDefault="00000000" w:rsidRPr="00000000" w14:paraId="00000017">
      <w:pPr>
        <w:spacing w:line="360" w:lineRule="auto"/>
        <w:jc w:val="center"/>
        <w:rPr>
          <w:sz w:val="24"/>
          <w:szCs w:val="24"/>
        </w:rPr>
      </w:pPr>
      <w:r w:rsidDel="00000000" w:rsidR="00000000" w:rsidRPr="00000000">
        <w:rPr>
          <w:rtl w:val="0"/>
        </w:rPr>
      </w:r>
    </w:p>
    <w:p w:rsidR="00000000" w:rsidDel="00000000" w:rsidP="00000000" w:rsidRDefault="00000000" w:rsidRPr="00000000" w14:paraId="00000018">
      <w:pPr>
        <w:spacing w:line="360" w:lineRule="auto"/>
        <w:jc w:val="center"/>
        <w:rPr>
          <w:sz w:val="24"/>
          <w:szCs w:val="24"/>
        </w:rPr>
      </w:pPr>
      <w:r w:rsidDel="00000000" w:rsidR="00000000" w:rsidRPr="00000000">
        <w:rPr>
          <w:rtl w:val="0"/>
        </w:rPr>
      </w:r>
    </w:p>
    <w:p w:rsidR="00000000" w:rsidDel="00000000" w:rsidP="00000000" w:rsidRDefault="00000000" w:rsidRPr="00000000" w14:paraId="00000019">
      <w:pPr>
        <w:spacing w:line="360" w:lineRule="auto"/>
        <w:jc w:val="center"/>
        <w:rPr>
          <w:sz w:val="24"/>
          <w:szCs w:val="24"/>
        </w:rPr>
      </w:pPr>
      <w:r w:rsidDel="00000000" w:rsidR="00000000" w:rsidRPr="00000000">
        <w:rPr>
          <w:rtl w:val="0"/>
        </w:rPr>
      </w:r>
    </w:p>
    <w:p w:rsidR="00000000" w:rsidDel="00000000" w:rsidP="00000000" w:rsidRDefault="00000000" w:rsidRPr="00000000" w14:paraId="0000001A">
      <w:pPr>
        <w:spacing w:line="360" w:lineRule="auto"/>
        <w:jc w:val="center"/>
        <w:rPr>
          <w:sz w:val="24"/>
          <w:szCs w:val="24"/>
        </w:rPr>
      </w:pPr>
      <w:r w:rsidDel="00000000" w:rsidR="00000000" w:rsidRPr="00000000">
        <w:rPr>
          <w:rtl w:val="0"/>
        </w:rPr>
      </w:r>
    </w:p>
    <w:p w:rsidR="00000000" w:rsidDel="00000000" w:rsidP="00000000" w:rsidRDefault="00000000" w:rsidRPr="00000000" w14:paraId="0000001B">
      <w:pPr>
        <w:spacing w:line="360" w:lineRule="auto"/>
        <w:jc w:val="center"/>
        <w:rPr>
          <w:sz w:val="24"/>
          <w:szCs w:val="24"/>
        </w:rPr>
      </w:pPr>
      <w:r w:rsidDel="00000000" w:rsidR="00000000" w:rsidRPr="00000000">
        <w:rPr>
          <w:rtl w:val="0"/>
        </w:rPr>
      </w:r>
    </w:p>
    <w:p w:rsidR="00000000" w:rsidDel="00000000" w:rsidP="00000000" w:rsidRDefault="00000000" w:rsidRPr="00000000" w14:paraId="0000001C">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D">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E">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F">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20">
      <w:pPr>
        <w:spacing w:line="360" w:lineRule="auto"/>
        <w:jc w:val="center"/>
        <w:rPr>
          <w:b w:val="1"/>
        </w:rPr>
      </w:pPr>
      <w:r w:rsidDel="00000000" w:rsidR="00000000" w:rsidRPr="00000000">
        <w:rPr>
          <w:rtl w:val="0"/>
        </w:rPr>
      </w:r>
    </w:p>
    <w:p w:rsidR="00000000" w:rsidDel="00000000" w:rsidP="00000000" w:rsidRDefault="00000000" w:rsidRPr="00000000" w14:paraId="00000021">
      <w:pPr>
        <w:spacing w:line="360" w:lineRule="auto"/>
        <w:jc w:val="center"/>
        <w:rPr>
          <w:b w:val="1"/>
        </w:rPr>
      </w:pPr>
      <w:r w:rsidDel="00000000" w:rsidR="00000000" w:rsidRPr="00000000">
        <w:rPr>
          <w:rtl w:val="0"/>
        </w:rPr>
      </w:r>
    </w:p>
    <w:p w:rsidR="00000000" w:rsidDel="00000000" w:rsidP="00000000" w:rsidRDefault="00000000" w:rsidRPr="00000000" w14:paraId="00000022">
      <w:pPr>
        <w:spacing w:line="360" w:lineRule="auto"/>
        <w:jc w:val="center"/>
        <w:rPr>
          <w:b w:val="1"/>
        </w:rPr>
      </w:pPr>
      <w:r w:rsidDel="00000000" w:rsidR="00000000" w:rsidRPr="00000000">
        <w:rPr>
          <w:rtl w:val="0"/>
        </w:rPr>
      </w:r>
    </w:p>
    <w:p w:rsidR="00000000" w:rsidDel="00000000" w:rsidP="00000000" w:rsidRDefault="00000000" w:rsidRPr="00000000" w14:paraId="00000023">
      <w:pPr>
        <w:spacing w:line="360" w:lineRule="auto"/>
        <w:jc w:val="center"/>
        <w:rPr>
          <w:b w:val="1"/>
        </w:rPr>
      </w:pPr>
      <w:r w:rsidDel="00000000" w:rsidR="00000000" w:rsidRPr="00000000">
        <w:rPr>
          <w:rtl w:val="0"/>
        </w:rPr>
      </w:r>
    </w:p>
    <w:p w:rsidR="00000000" w:rsidDel="00000000" w:rsidP="00000000" w:rsidRDefault="00000000" w:rsidRPr="00000000" w14:paraId="00000024">
      <w:pPr>
        <w:spacing w:line="360" w:lineRule="auto"/>
        <w:jc w:val="center"/>
        <w:rPr>
          <w:b w:val="1"/>
        </w:rPr>
      </w:pPr>
      <w:r w:rsidDel="00000000" w:rsidR="00000000" w:rsidRPr="00000000">
        <w:rPr>
          <w:rtl w:val="0"/>
        </w:rPr>
      </w:r>
    </w:p>
    <w:p w:rsidR="00000000" w:rsidDel="00000000" w:rsidP="00000000" w:rsidRDefault="00000000" w:rsidRPr="00000000" w14:paraId="00000025">
      <w:pPr>
        <w:spacing w:line="360" w:lineRule="auto"/>
        <w:jc w:val="center"/>
        <w:rPr>
          <w:b w:val="1"/>
        </w:rPr>
      </w:pPr>
      <w:r w:rsidDel="00000000" w:rsidR="00000000" w:rsidRPr="00000000">
        <w:rPr>
          <w:rtl w:val="0"/>
        </w:rPr>
      </w:r>
    </w:p>
    <w:p w:rsidR="00000000" w:rsidDel="00000000" w:rsidP="00000000" w:rsidRDefault="00000000" w:rsidRPr="00000000" w14:paraId="00000026">
      <w:pPr>
        <w:spacing w:line="360" w:lineRule="auto"/>
        <w:jc w:val="center"/>
        <w:rPr>
          <w:b w:val="1"/>
          <w:sz w:val="24"/>
          <w:szCs w:val="24"/>
        </w:rPr>
      </w:pPr>
      <w:r w:rsidDel="00000000" w:rsidR="00000000" w:rsidRPr="00000000">
        <w:rPr>
          <w:b w:val="1"/>
          <w:sz w:val="24"/>
          <w:szCs w:val="24"/>
          <w:rtl w:val="0"/>
        </w:rPr>
        <w:t xml:space="preserve">Historial de versiones</w:t>
      </w:r>
    </w:p>
    <w:p w:rsidR="00000000" w:rsidDel="00000000" w:rsidP="00000000" w:rsidRDefault="00000000" w:rsidRPr="00000000" w14:paraId="00000027">
      <w:pPr>
        <w:spacing w:line="360" w:lineRule="auto"/>
        <w:jc w:val="center"/>
        <w:rPr>
          <w:sz w:val="24"/>
          <w:szCs w:val="24"/>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4425"/>
        <w:gridCol w:w="2385"/>
        <w:tblGridChange w:id="0">
          <w:tblGrid>
            <w:gridCol w:w="2190"/>
            <w:gridCol w:w="4425"/>
            <w:gridCol w:w="238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sz w:val="24"/>
                <w:szCs w:val="24"/>
              </w:rPr>
            </w:pPr>
            <w:r w:rsidDel="00000000" w:rsidR="00000000" w:rsidRPr="00000000">
              <w:rPr>
                <w:sz w:val="24"/>
                <w:szCs w:val="24"/>
                <w:rtl w:val="0"/>
              </w:rPr>
              <w:t xml:space="preserve">Versión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sz w:val="24"/>
                <w:szCs w:val="24"/>
              </w:rPr>
            </w:pPr>
            <w:r w:rsidDel="00000000" w:rsidR="00000000" w:rsidRPr="00000000">
              <w:rPr>
                <w:sz w:val="24"/>
                <w:szCs w:val="24"/>
                <w:rtl w:val="0"/>
              </w:rPr>
              <w:t xml:space="preserve">Descripción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sz w:val="24"/>
                <w:szCs w:val="24"/>
              </w:rPr>
            </w:pPr>
            <w:r w:rsidDel="00000000" w:rsidR="00000000" w:rsidRPr="00000000">
              <w:rPr>
                <w:sz w:val="24"/>
                <w:szCs w:val="24"/>
                <w:rtl w:val="0"/>
              </w:rPr>
              <w:t xml:space="preserve">Fecha de entrega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sz w:val="24"/>
                <w:szCs w:val="24"/>
              </w:rPr>
            </w:pPr>
            <w:ins w:author="MASSIEL MANCINAS MORALES" w:id="0" w:date="2024-05-12T17:11:08Z">
              <w:r w:rsidDel="00000000" w:rsidR="00000000" w:rsidRPr="00000000">
                <w:rPr>
                  <w:sz w:val="24"/>
                  <w:szCs w:val="24"/>
                  <w:rtl w:val="0"/>
                </w:rPr>
                <w:t xml:space="preserve">–</w:t>
              </w:r>
            </w:ins>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sz w:val="24"/>
                <w:szCs w:val="24"/>
              </w:rPr>
            </w:pPr>
            <w:r w:rsidDel="00000000" w:rsidR="00000000" w:rsidRPr="00000000">
              <w:rPr>
                <w:sz w:val="24"/>
                <w:szCs w:val="24"/>
                <w:rtl w:val="0"/>
              </w:rPr>
              <w:t xml:space="preserve">1</w:t>
            </w:r>
            <w:r w:rsidDel="00000000" w:rsidR="00000000" w:rsidRPr="00000000">
              <w:rPr>
                <w:rtl w:val="0"/>
              </w:rPr>
              <w:t xml:space="preserve">2</w:t>
            </w:r>
            <w:r w:rsidDel="00000000" w:rsidR="00000000" w:rsidRPr="00000000">
              <w:rPr>
                <w:sz w:val="24"/>
                <w:szCs w:val="24"/>
                <w:rtl w:val="0"/>
              </w:rPr>
              <w:t xml:space="preserve"> de marzo de 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37">
      <w:pPr>
        <w:spacing w:line="360" w:lineRule="auto"/>
        <w:jc w:val="center"/>
        <w:rPr>
          <w:sz w:val="24"/>
          <w:szCs w:val="24"/>
        </w:rPr>
      </w:pPr>
      <w:r w:rsidDel="00000000" w:rsidR="00000000" w:rsidRPr="00000000">
        <w:rPr>
          <w:rtl w:val="0"/>
        </w:rPr>
      </w:r>
    </w:p>
    <w:p w:rsidR="00000000" w:rsidDel="00000000" w:rsidP="00000000" w:rsidRDefault="00000000" w:rsidRPr="00000000" w14:paraId="00000038">
      <w:pPr>
        <w:spacing w:line="360" w:lineRule="auto"/>
        <w:jc w:val="center"/>
        <w:rPr>
          <w:sz w:val="24"/>
          <w:szCs w:val="24"/>
        </w:rPr>
      </w:pPr>
      <w:r w:rsidDel="00000000" w:rsidR="00000000" w:rsidRPr="00000000">
        <w:rPr>
          <w:rtl w:val="0"/>
        </w:rPr>
      </w:r>
    </w:p>
    <w:p w:rsidR="00000000" w:rsidDel="00000000" w:rsidP="00000000" w:rsidRDefault="00000000" w:rsidRPr="00000000" w14:paraId="00000039">
      <w:pPr>
        <w:spacing w:line="360" w:lineRule="auto"/>
        <w:jc w:val="center"/>
        <w:rPr>
          <w:sz w:val="24"/>
          <w:szCs w:val="24"/>
        </w:rPr>
      </w:pPr>
      <w:r w:rsidDel="00000000" w:rsidR="00000000" w:rsidRPr="00000000">
        <w:rPr>
          <w:rtl w:val="0"/>
        </w:rPr>
      </w:r>
    </w:p>
    <w:p w:rsidR="00000000" w:rsidDel="00000000" w:rsidP="00000000" w:rsidRDefault="00000000" w:rsidRPr="00000000" w14:paraId="0000003A">
      <w:pPr>
        <w:spacing w:line="360" w:lineRule="auto"/>
        <w:jc w:val="center"/>
        <w:rPr>
          <w:sz w:val="24"/>
          <w:szCs w:val="24"/>
        </w:rPr>
      </w:pPr>
      <w:r w:rsidDel="00000000" w:rsidR="00000000" w:rsidRPr="00000000">
        <w:rPr>
          <w:rtl w:val="0"/>
        </w:rPr>
      </w:r>
    </w:p>
    <w:p w:rsidR="00000000" w:rsidDel="00000000" w:rsidP="00000000" w:rsidRDefault="00000000" w:rsidRPr="00000000" w14:paraId="0000003B">
      <w:pPr>
        <w:spacing w:line="360" w:lineRule="auto"/>
        <w:jc w:val="center"/>
        <w:rPr>
          <w:sz w:val="24"/>
          <w:szCs w:val="24"/>
        </w:rPr>
      </w:pPr>
      <w:r w:rsidDel="00000000" w:rsidR="00000000" w:rsidRPr="00000000">
        <w:rPr>
          <w:rtl w:val="0"/>
        </w:rPr>
      </w:r>
    </w:p>
    <w:p w:rsidR="00000000" w:rsidDel="00000000" w:rsidP="00000000" w:rsidRDefault="00000000" w:rsidRPr="00000000" w14:paraId="0000003C">
      <w:pPr>
        <w:spacing w:line="360" w:lineRule="auto"/>
        <w:jc w:val="center"/>
        <w:rPr>
          <w:sz w:val="24"/>
          <w:szCs w:val="24"/>
        </w:rPr>
      </w:pPr>
      <w:r w:rsidDel="00000000" w:rsidR="00000000" w:rsidRPr="00000000">
        <w:rPr>
          <w:rtl w:val="0"/>
        </w:rPr>
      </w:r>
    </w:p>
    <w:p w:rsidR="00000000" w:rsidDel="00000000" w:rsidP="00000000" w:rsidRDefault="00000000" w:rsidRPr="00000000" w14:paraId="0000003D">
      <w:pPr>
        <w:spacing w:line="360" w:lineRule="auto"/>
        <w:jc w:val="center"/>
        <w:rPr>
          <w:sz w:val="24"/>
          <w:szCs w:val="24"/>
        </w:rPr>
      </w:pPr>
      <w:r w:rsidDel="00000000" w:rsidR="00000000" w:rsidRPr="00000000">
        <w:rPr>
          <w:rtl w:val="0"/>
        </w:rPr>
      </w:r>
    </w:p>
    <w:p w:rsidR="00000000" w:rsidDel="00000000" w:rsidP="00000000" w:rsidRDefault="00000000" w:rsidRPr="00000000" w14:paraId="0000003E">
      <w:pPr>
        <w:spacing w:line="360" w:lineRule="auto"/>
        <w:jc w:val="center"/>
        <w:rPr>
          <w:sz w:val="24"/>
          <w:szCs w:val="24"/>
        </w:rPr>
      </w:pPr>
      <w:r w:rsidDel="00000000" w:rsidR="00000000" w:rsidRPr="00000000">
        <w:rPr>
          <w:rtl w:val="0"/>
        </w:rPr>
      </w:r>
    </w:p>
    <w:p w:rsidR="00000000" w:rsidDel="00000000" w:rsidP="00000000" w:rsidRDefault="00000000" w:rsidRPr="00000000" w14:paraId="0000003F">
      <w:pPr>
        <w:spacing w:line="360" w:lineRule="auto"/>
        <w:jc w:val="center"/>
        <w:rPr>
          <w:sz w:val="24"/>
          <w:szCs w:val="24"/>
        </w:rPr>
      </w:pPr>
      <w:r w:rsidDel="00000000" w:rsidR="00000000" w:rsidRPr="00000000">
        <w:rPr>
          <w:rtl w:val="0"/>
        </w:rPr>
      </w:r>
    </w:p>
    <w:p w:rsidR="00000000" w:rsidDel="00000000" w:rsidP="00000000" w:rsidRDefault="00000000" w:rsidRPr="00000000" w14:paraId="00000040">
      <w:pPr>
        <w:spacing w:line="360" w:lineRule="auto"/>
        <w:jc w:val="center"/>
        <w:rPr>
          <w:sz w:val="24"/>
          <w:szCs w:val="24"/>
        </w:rPr>
      </w:pPr>
      <w:r w:rsidDel="00000000" w:rsidR="00000000" w:rsidRPr="00000000">
        <w:rPr>
          <w:rtl w:val="0"/>
        </w:rPr>
      </w:r>
    </w:p>
    <w:p w:rsidR="00000000" w:rsidDel="00000000" w:rsidP="00000000" w:rsidRDefault="00000000" w:rsidRPr="00000000" w14:paraId="00000041">
      <w:pPr>
        <w:spacing w:line="360" w:lineRule="auto"/>
        <w:jc w:val="center"/>
        <w:rPr>
          <w:sz w:val="24"/>
          <w:szCs w:val="24"/>
        </w:rPr>
      </w:pPr>
      <w:r w:rsidDel="00000000" w:rsidR="00000000" w:rsidRPr="00000000">
        <w:rPr>
          <w:rtl w:val="0"/>
        </w:rPr>
      </w:r>
    </w:p>
    <w:p w:rsidR="00000000" w:rsidDel="00000000" w:rsidP="00000000" w:rsidRDefault="00000000" w:rsidRPr="00000000" w14:paraId="00000042">
      <w:pPr>
        <w:spacing w:line="360" w:lineRule="auto"/>
        <w:jc w:val="center"/>
        <w:rPr>
          <w:sz w:val="24"/>
          <w:szCs w:val="24"/>
        </w:rPr>
      </w:pPr>
      <w:r w:rsidDel="00000000" w:rsidR="00000000" w:rsidRPr="00000000">
        <w:rPr>
          <w:rtl w:val="0"/>
        </w:rPr>
      </w:r>
    </w:p>
    <w:p w:rsidR="00000000" w:rsidDel="00000000" w:rsidP="00000000" w:rsidRDefault="00000000" w:rsidRPr="00000000" w14:paraId="00000043">
      <w:pPr>
        <w:spacing w:line="360" w:lineRule="auto"/>
        <w:jc w:val="center"/>
        <w:rPr>
          <w:sz w:val="24"/>
          <w:szCs w:val="24"/>
        </w:rPr>
      </w:pPr>
      <w:r w:rsidDel="00000000" w:rsidR="00000000" w:rsidRPr="00000000">
        <w:rPr>
          <w:rtl w:val="0"/>
        </w:rPr>
      </w:r>
    </w:p>
    <w:p w:rsidR="00000000" w:rsidDel="00000000" w:rsidP="00000000" w:rsidRDefault="00000000" w:rsidRPr="00000000" w14:paraId="00000044">
      <w:pPr>
        <w:spacing w:line="360" w:lineRule="auto"/>
        <w:jc w:val="center"/>
        <w:rPr/>
      </w:pPr>
      <w:r w:rsidDel="00000000" w:rsidR="00000000" w:rsidRPr="00000000">
        <w:rPr>
          <w:rtl w:val="0"/>
        </w:rPr>
      </w:r>
    </w:p>
    <w:p w:rsidR="00000000" w:rsidDel="00000000" w:rsidP="00000000" w:rsidRDefault="00000000" w:rsidRPr="00000000" w14:paraId="00000045">
      <w:pPr>
        <w:spacing w:line="360" w:lineRule="auto"/>
        <w:jc w:val="center"/>
        <w:rPr/>
      </w:pPr>
      <w:r w:rsidDel="00000000" w:rsidR="00000000" w:rsidRPr="00000000">
        <w:rPr>
          <w:rtl w:val="0"/>
        </w:rPr>
      </w:r>
    </w:p>
    <w:p w:rsidR="00000000" w:rsidDel="00000000" w:rsidP="00000000" w:rsidRDefault="00000000" w:rsidRPr="00000000" w14:paraId="00000046">
      <w:pPr>
        <w:spacing w:line="360" w:lineRule="auto"/>
        <w:jc w:val="center"/>
        <w:rPr/>
      </w:pPr>
      <w:r w:rsidDel="00000000" w:rsidR="00000000" w:rsidRPr="00000000">
        <w:rPr>
          <w:rtl w:val="0"/>
        </w:rPr>
      </w:r>
    </w:p>
    <w:p w:rsidR="00000000" w:rsidDel="00000000" w:rsidP="00000000" w:rsidRDefault="00000000" w:rsidRPr="00000000" w14:paraId="00000047">
      <w:pPr>
        <w:spacing w:line="360" w:lineRule="auto"/>
        <w:jc w:val="center"/>
        <w:rPr>
          <w:b w:val="1"/>
          <w:sz w:val="24"/>
          <w:szCs w:val="24"/>
        </w:rPr>
      </w:pPr>
      <w:r w:rsidDel="00000000" w:rsidR="00000000" w:rsidRPr="00000000">
        <w:rPr>
          <w:b w:val="1"/>
          <w:sz w:val="24"/>
          <w:szCs w:val="24"/>
          <w:rtl w:val="0"/>
        </w:rPr>
        <w:t xml:space="preserve">Índice</w:t>
      </w:r>
    </w:p>
    <w:p w:rsidR="00000000" w:rsidDel="00000000" w:rsidP="00000000" w:rsidRDefault="00000000" w:rsidRPr="00000000" w14:paraId="00000048">
      <w:pPr>
        <w:spacing w:line="36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invghmyg2vk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ri5d64oghi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Planteamiento del problema</w:t>
              <w:tab/>
              <w:t xml:space="preserve">4</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ebjdn2r5o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 general</w:t>
              <w:tab/>
              <w:t xml:space="preserve">4</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8cnly56dwc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Objetivos secundarios</w:t>
              <w:tab/>
              <w:t xml:space="preserve">4</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Organización del proyecto</w:t>
              <w:tab/>
              <w:t xml:space="preserve">4</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Recursos humanos</w:t>
              <w:tab/>
              <w:t xml:space="preserve">4</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de puestos</w:t>
              <w:tab/>
              <w:t xml:space="preserve">5</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Fases del proyecto de desarrollo</w:t>
              <w:tab/>
              <w:t xml:space="preserve">5</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Análisis</w:t>
              <w:tab/>
              <w:t xml:space="preserve">5</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Planificación</w:t>
              <w:tab/>
              <w:t xml:space="preserve">5</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Diseño</w:t>
              <w:tab/>
              <w:t xml:space="preserve">5</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Contenido</w:t>
              <w:tab/>
              <w:t xml:space="preserve">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1l9lolgkpg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Desarrollo</w:t>
              <w:tab/>
              <w:t xml:space="preserve">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a073j330pj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Pruebas y lanzamiento</w:t>
              <w:tab/>
              <w:t xml:space="preserve">6</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r04ng9f1cf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Mantenimiento</w:t>
              <w:tab/>
              <w:t xml:space="preserve">6</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bilimbuhs5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Resultados</w:t>
              <w:tab/>
              <w:t xml:space="preserve">6</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Conclusiones</w:t>
              <w:tab/>
              <w:t xml:space="preserve">6</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Referencias</w:t>
              <w:tab/>
              <w:t xml:space="preserve">6</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df4p0kovqj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Anexos</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spacing w:line="360" w:lineRule="auto"/>
        <w:rPr/>
      </w:pPr>
      <w:r w:rsidDel="00000000" w:rsidR="00000000" w:rsidRPr="00000000">
        <w:rPr>
          <w:rtl w:val="0"/>
        </w:rPr>
      </w:r>
    </w:p>
    <w:p w:rsidR="00000000" w:rsidDel="00000000" w:rsidP="00000000" w:rsidRDefault="00000000" w:rsidRPr="00000000" w14:paraId="0000005D">
      <w:pPr>
        <w:spacing w:line="360" w:lineRule="auto"/>
        <w:rPr/>
      </w:pPr>
      <w:r w:rsidDel="00000000" w:rsidR="00000000" w:rsidRPr="00000000">
        <w:rPr>
          <w:rtl w:val="0"/>
        </w:rPr>
      </w:r>
    </w:p>
    <w:p w:rsidR="00000000" w:rsidDel="00000000" w:rsidP="00000000" w:rsidRDefault="00000000" w:rsidRPr="00000000" w14:paraId="0000005E">
      <w:pPr>
        <w:spacing w:line="360" w:lineRule="auto"/>
        <w:rPr/>
      </w:pPr>
      <w:r w:rsidDel="00000000" w:rsidR="00000000" w:rsidRPr="00000000">
        <w:rPr>
          <w:rtl w:val="0"/>
        </w:rPr>
      </w:r>
    </w:p>
    <w:p w:rsidR="00000000" w:rsidDel="00000000" w:rsidP="00000000" w:rsidRDefault="00000000" w:rsidRPr="00000000" w14:paraId="0000005F">
      <w:pPr>
        <w:spacing w:line="360" w:lineRule="auto"/>
        <w:rPr/>
      </w:pPr>
      <w:r w:rsidDel="00000000" w:rsidR="00000000" w:rsidRPr="00000000">
        <w:rPr>
          <w:rtl w:val="0"/>
        </w:rPr>
      </w:r>
    </w:p>
    <w:p w:rsidR="00000000" w:rsidDel="00000000" w:rsidP="00000000" w:rsidRDefault="00000000" w:rsidRPr="00000000" w14:paraId="00000060">
      <w:pPr>
        <w:spacing w:line="360" w:lineRule="auto"/>
        <w:rPr/>
      </w:pPr>
      <w:r w:rsidDel="00000000" w:rsidR="00000000" w:rsidRPr="00000000">
        <w:rPr>
          <w:rtl w:val="0"/>
        </w:rPr>
      </w:r>
    </w:p>
    <w:p w:rsidR="00000000" w:rsidDel="00000000" w:rsidP="00000000" w:rsidRDefault="00000000" w:rsidRPr="00000000" w14:paraId="00000061">
      <w:pPr>
        <w:spacing w:line="360" w:lineRule="auto"/>
        <w:rPr/>
      </w:pPr>
      <w:r w:rsidDel="00000000" w:rsidR="00000000" w:rsidRPr="00000000">
        <w:rPr>
          <w:rtl w:val="0"/>
        </w:rPr>
      </w:r>
    </w:p>
    <w:p w:rsidR="00000000" w:rsidDel="00000000" w:rsidP="00000000" w:rsidRDefault="00000000" w:rsidRPr="00000000" w14:paraId="00000062">
      <w:pPr>
        <w:spacing w:line="360" w:lineRule="auto"/>
        <w:rPr/>
      </w:pPr>
      <w:r w:rsidDel="00000000" w:rsidR="00000000" w:rsidRPr="00000000">
        <w:rPr>
          <w:rtl w:val="0"/>
        </w:rPr>
      </w:r>
    </w:p>
    <w:p w:rsidR="00000000" w:rsidDel="00000000" w:rsidP="00000000" w:rsidRDefault="00000000" w:rsidRPr="00000000" w14:paraId="00000063">
      <w:pPr>
        <w:spacing w:line="360" w:lineRule="auto"/>
        <w:rPr/>
      </w:pPr>
      <w:r w:rsidDel="00000000" w:rsidR="00000000" w:rsidRPr="00000000">
        <w:rPr>
          <w:rtl w:val="0"/>
        </w:rPr>
      </w:r>
    </w:p>
    <w:p w:rsidR="00000000" w:rsidDel="00000000" w:rsidP="00000000" w:rsidRDefault="00000000" w:rsidRPr="00000000" w14:paraId="00000064">
      <w:pPr>
        <w:spacing w:line="360" w:lineRule="auto"/>
        <w:rPr/>
      </w:pPr>
      <w:r w:rsidDel="00000000" w:rsidR="00000000" w:rsidRPr="00000000">
        <w:rPr>
          <w:rtl w:val="0"/>
        </w:rPr>
      </w:r>
    </w:p>
    <w:p w:rsidR="00000000" w:rsidDel="00000000" w:rsidP="00000000" w:rsidRDefault="00000000" w:rsidRPr="00000000" w14:paraId="00000065">
      <w:pPr>
        <w:spacing w:line="360" w:lineRule="auto"/>
        <w:rPr/>
      </w:pPr>
      <w:r w:rsidDel="00000000" w:rsidR="00000000" w:rsidRPr="00000000">
        <w:rPr>
          <w:rtl w:val="0"/>
        </w:rPr>
      </w:r>
    </w:p>
    <w:p w:rsidR="00000000" w:rsidDel="00000000" w:rsidP="00000000" w:rsidRDefault="00000000" w:rsidRPr="00000000" w14:paraId="00000066">
      <w:pPr>
        <w:spacing w:line="360" w:lineRule="auto"/>
        <w:rPr/>
      </w:pPr>
      <w:r w:rsidDel="00000000" w:rsidR="00000000" w:rsidRPr="00000000">
        <w:rPr>
          <w:rtl w:val="0"/>
        </w:rPr>
      </w:r>
    </w:p>
    <w:p w:rsidR="00000000" w:rsidDel="00000000" w:rsidP="00000000" w:rsidRDefault="00000000" w:rsidRPr="00000000" w14:paraId="00000067">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360" w:lineRule="auto"/>
        <w:ind w:left="0" w:right="0" w:firstLine="0"/>
        <w:jc w:val="center"/>
        <w:rPr/>
      </w:pPr>
      <w:bookmarkStart w:colFirst="0" w:colLast="0" w:name="_invghmyg2vk9" w:id="1"/>
      <w:bookmarkEnd w:id="1"/>
      <w:r w:rsidDel="00000000" w:rsidR="00000000" w:rsidRPr="00000000">
        <w:rPr>
          <w:rtl w:val="0"/>
        </w:rPr>
        <w:t xml:space="preserve">I</w:t>
      </w:r>
      <w:r w:rsidDel="00000000" w:rsidR="00000000" w:rsidRPr="00000000">
        <w:rPr>
          <w:rtl w:val="0"/>
        </w:rPr>
        <w:t xml:space="preserve">ntroducción</w:t>
      </w:r>
    </w:p>
    <w:p w:rsidR="00000000" w:rsidDel="00000000" w:rsidP="00000000" w:rsidRDefault="00000000" w:rsidRPr="00000000" w14:paraId="00000068">
      <w:pPr>
        <w:spacing w:line="360" w:lineRule="auto"/>
        <w:jc w:val="both"/>
        <w:rPr/>
      </w:pPr>
      <w:r w:rsidDel="00000000" w:rsidR="00000000" w:rsidRPr="00000000">
        <w:rPr>
          <w:shd w:fill="ff9900" w:val="clear"/>
          <w:rtl w:val="0"/>
          <w:rPrChange w:author="MASSIEL MANCINAS MORALES" w:id="1" w:date="2024-05-12T17:11:16Z">
            <w:rPr/>
          </w:rPrChange>
        </w:rPr>
        <w:t xml:space="preserve">Nuestro </w:t>
      </w:r>
      <w:r w:rsidDel="00000000" w:rsidR="00000000" w:rsidRPr="00000000">
        <w:rPr>
          <w:rtl w:val="0"/>
        </w:rPr>
        <w:t xml:space="preserve">sitio </w:t>
      </w:r>
      <w:r w:rsidDel="00000000" w:rsidR="00000000" w:rsidRPr="00000000">
        <w:rPr>
          <w:shd w:fill="ff9900" w:val="clear"/>
          <w:rtl w:val="0"/>
        </w:rPr>
        <w:t xml:space="preserve">W</w:t>
      </w:r>
      <w:r w:rsidDel="00000000" w:rsidR="00000000" w:rsidRPr="00000000">
        <w:rPr>
          <w:shd w:fill="ff9900" w:val="clear"/>
          <w:rtl w:val="0"/>
          <w:rPrChange w:author="MASSIEL MANCINAS MORALES" w:id="2" w:date="2024-05-12T17:11:21Z">
            <w:rPr/>
          </w:rPrChange>
        </w:rPr>
        <w:t xml:space="preserve">eb </w:t>
      </w:r>
      <w:r w:rsidDel="00000000" w:rsidR="00000000" w:rsidRPr="00000000">
        <w:rPr>
          <w:rtl w:val="0"/>
        </w:rPr>
        <w:t xml:space="preserve">está contextualizado con la ansiedad escolar, con el propósito de disminuir los casos de ansiedad escolar y estrés académico que nos pueden llegar a provocar los proyectos o trabajos muy largos o difíciles, teniendo así un gran impacto para alumnos y adolescentes.</w:t>
      </w:r>
    </w:p>
    <w:p w:rsidR="00000000" w:rsidDel="00000000" w:rsidP="00000000" w:rsidRDefault="00000000" w:rsidRPr="00000000" w14:paraId="00000069">
      <w:pPr>
        <w:spacing w:line="360" w:lineRule="auto"/>
        <w:jc w:val="both"/>
        <w:rPr>
          <w:highlight w:val="yellow"/>
          <w:rPrChange w:author="MASSIEL MANCINAS MORALES" w:id="3" w:date="2024-05-12T17:11:54Z">
            <w:rPr/>
          </w:rPrChange>
        </w:rPr>
      </w:pPr>
      <w:r w:rsidDel="00000000" w:rsidR="00000000" w:rsidRPr="00000000">
        <w:rPr>
          <w:rtl w:val="0"/>
        </w:rPr>
        <w:t xml:space="preserve">Nuestro sitio web será de ayuda para alumnos y adolescentes con problemas de ansiedad escolar, su contenido hablará de: ¿Qué es la ansiedad escolar?, ¿</w:t>
      </w:r>
      <w:r w:rsidDel="00000000" w:rsidR="00000000" w:rsidRPr="00000000">
        <w:rPr>
          <w:shd w:fill="ff9900" w:val="clear"/>
          <w:rtl w:val="0"/>
        </w:rPr>
        <w:t xml:space="preserve">c</w:t>
      </w:r>
      <w:r w:rsidDel="00000000" w:rsidR="00000000" w:rsidRPr="00000000">
        <w:rPr>
          <w:rtl w:val="0"/>
        </w:rPr>
        <w:t xml:space="preserve">ómo se identifica?, ¿</w:t>
      </w:r>
      <w:r w:rsidDel="00000000" w:rsidR="00000000" w:rsidRPr="00000000">
        <w:rPr>
          <w:shd w:fill="ff9900" w:val="clear"/>
          <w:rtl w:val="0"/>
        </w:rPr>
        <w:t xml:space="preserve">q</w:t>
      </w:r>
      <w:r w:rsidDel="00000000" w:rsidR="00000000" w:rsidRPr="00000000">
        <w:rPr>
          <w:rtl w:val="0"/>
        </w:rPr>
        <w:t xml:space="preserve">ué hacer para afrontarla?, métodos de estudio para efectivizar el aprendizaje de estudio, </w:t>
      </w:r>
      <w:r w:rsidDel="00000000" w:rsidR="00000000" w:rsidRPr="00000000">
        <w:rPr>
          <w:highlight w:val="yellow"/>
          <w:rtl w:val="0"/>
          <w:rPrChange w:author="MASSIEL MANCINAS MORALES" w:id="3" w:date="2024-05-12T17:11:54Z">
            <w:rPr/>
          </w:rPrChange>
        </w:rPr>
        <w:t xml:space="preserve">etc.</w:t>
      </w:r>
    </w:p>
    <w:p w:rsidR="00000000" w:rsidDel="00000000" w:rsidP="00000000" w:rsidRDefault="00000000" w:rsidRPr="00000000" w14:paraId="0000006A">
      <w:pPr>
        <w:pStyle w:val="Heading1"/>
        <w:spacing w:line="360" w:lineRule="auto"/>
        <w:jc w:val="center"/>
        <w:rPr/>
      </w:pPr>
      <w:bookmarkStart w:colFirst="0" w:colLast="0" w:name="_lri5d64oghiq" w:id="2"/>
      <w:bookmarkEnd w:id="2"/>
      <w:r w:rsidDel="00000000" w:rsidR="00000000" w:rsidRPr="00000000">
        <w:rPr>
          <w:rtl w:val="0"/>
        </w:rPr>
        <w:t xml:space="preserve">Planteamiento del problema</w:t>
      </w:r>
    </w:p>
    <w:p w:rsidR="00000000" w:rsidDel="00000000" w:rsidP="00000000" w:rsidRDefault="00000000" w:rsidRPr="00000000" w14:paraId="0000006B">
      <w:pPr>
        <w:spacing w:line="360" w:lineRule="auto"/>
        <w:ind w:firstLine="720"/>
        <w:jc w:val="both"/>
        <w:rPr/>
        <w:pPrChange w:author="MASSIEL MANCINAS MORALES" w:id="0" w:date="2024-05-12T17:12:06Z">
          <w:pPr>
            <w:spacing w:line="360" w:lineRule="auto"/>
            <w:ind w:firstLine="720"/>
            <w:jc w:val="both"/>
          </w:pPr>
        </w:pPrChange>
      </w:pPr>
      <w:r w:rsidDel="00000000" w:rsidR="00000000" w:rsidRPr="00000000">
        <w:rPr>
          <w:rtl w:val="0"/>
        </w:rPr>
        <w:t xml:space="preserve">La ansiedad escolar se trata del conjunto de reacciones cognitivas, motoras y</w:t>
      </w:r>
      <w:ins w:author="MASSIEL MANCINAS MORALES" w:id="4" w:date="2024-05-12T17:12:31Z">
        <w:r w:rsidDel="00000000" w:rsidR="00000000" w:rsidRPr="00000000">
          <w:rPr>
            <w:rtl w:val="0"/>
          </w:rPr>
          <w:t xml:space="preserve"> </w:t>
        </w:r>
      </w:ins>
      <w:r w:rsidDel="00000000" w:rsidR="00000000" w:rsidRPr="00000000">
        <w:rPr>
          <w:rtl w:val="0"/>
        </w:rPr>
        <w:t xml:space="preserve">psicofisiológicas emitidas por una persona ante situaciones del ámbito escolar que son percibidas como una amenaza, esto hace que alumnos o adolescentes se sientan abrumados por proyectos y trabajos muy extensos, con nuestro sitio web brindamos consejos y ayuda para que nuestro público estudiantil reduzca la ansiedad social.</w:t>
      </w:r>
    </w:p>
    <w:p w:rsidR="00000000" w:rsidDel="00000000" w:rsidP="00000000" w:rsidRDefault="00000000" w:rsidRPr="00000000" w14:paraId="0000006C">
      <w:pPr>
        <w:pStyle w:val="Heading1"/>
        <w:spacing w:line="360" w:lineRule="auto"/>
        <w:jc w:val="center"/>
        <w:rPr/>
      </w:pPr>
      <w:bookmarkStart w:colFirst="0" w:colLast="0" w:name="_5ebjdn2r5or" w:id="3"/>
      <w:bookmarkEnd w:id="3"/>
      <w:r w:rsidDel="00000000" w:rsidR="00000000" w:rsidRPr="00000000">
        <w:rPr>
          <w:rtl w:val="0"/>
        </w:rPr>
        <w:t xml:space="preserve">Objetivo general</w:t>
      </w:r>
    </w:p>
    <w:p w:rsidR="00000000" w:rsidDel="00000000" w:rsidP="00000000" w:rsidRDefault="00000000" w:rsidRPr="00000000" w14:paraId="0000006D">
      <w:pPr>
        <w:spacing w:line="360" w:lineRule="auto"/>
        <w:ind w:firstLine="720"/>
        <w:jc w:val="both"/>
        <w:rPr/>
      </w:pPr>
      <w:r w:rsidDel="00000000" w:rsidR="00000000" w:rsidRPr="00000000">
        <w:rPr>
          <w:rtl w:val="0"/>
        </w:rPr>
        <w:t xml:space="preserve">Desarrollar un sitio web para ayudar y comprender a las personas que sufren de Ansiedad Escolar y no saben como confrontarla, nuestro sitio web está basado en que los estudiantes que se sientan identificados con el problema puedan recibir consejos y cierta ayuda.</w:t>
      </w:r>
    </w:p>
    <w:p w:rsidR="00000000" w:rsidDel="00000000" w:rsidP="00000000" w:rsidRDefault="00000000" w:rsidRPr="00000000" w14:paraId="0000006E">
      <w:pPr>
        <w:pStyle w:val="Heading1"/>
        <w:spacing w:line="360" w:lineRule="auto"/>
        <w:jc w:val="center"/>
        <w:rPr/>
      </w:pPr>
      <w:bookmarkStart w:colFirst="0" w:colLast="0" w:name="_x8cnly56dwcg" w:id="4"/>
      <w:bookmarkEnd w:id="4"/>
      <w:r w:rsidDel="00000000" w:rsidR="00000000" w:rsidRPr="00000000">
        <w:rPr>
          <w:rtl w:val="0"/>
        </w:rPr>
        <w:t xml:space="preserve">Objetivos secundarios</w:t>
      </w:r>
    </w:p>
    <w:p w:rsidR="00000000" w:rsidDel="00000000" w:rsidP="00000000" w:rsidRDefault="00000000" w:rsidRPr="00000000" w14:paraId="0000006F">
      <w:pPr>
        <w:spacing w:after="160" w:line="360" w:lineRule="auto"/>
        <w:ind w:firstLine="720"/>
        <w:jc w:val="both"/>
        <w:rPr/>
      </w:pPr>
      <w:r w:rsidDel="00000000" w:rsidR="00000000" w:rsidRPr="00000000">
        <w:rPr>
          <w:rtl w:val="0"/>
        </w:rPr>
        <w:t xml:space="preserve">Aconsejar a personas que no sean estudiantes y ocupen este tipo de ayuda para su trabajo, empresa o organización.</w:t>
      </w:r>
      <w:r w:rsidDel="00000000" w:rsidR="00000000" w:rsidRPr="00000000">
        <w:rPr>
          <w:rtl w:val="0"/>
        </w:rPr>
      </w:r>
    </w:p>
    <w:p w:rsidR="00000000" w:rsidDel="00000000" w:rsidP="00000000" w:rsidRDefault="00000000" w:rsidRPr="00000000" w14:paraId="00000070">
      <w:pPr>
        <w:pStyle w:val="Heading1"/>
        <w:keepNext w:val="0"/>
        <w:keepLines w:val="0"/>
        <w:widowControl w:val="0"/>
        <w:spacing w:after="0" w:before="0" w:line="360" w:lineRule="auto"/>
        <w:jc w:val="center"/>
        <w:rPr/>
      </w:pPr>
      <w:bookmarkStart w:colFirst="0" w:colLast="0" w:name="_1t3h5sf" w:id="5"/>
      <w:bookmarkEnd w:id="5"/>
      <w:r w:rsidDel="00000000" w:rsidR="00000000" w:rsidRPr="00000000">
        <w:rPr>
          <w:rtl w:val="0"/>
        </w:rPr>
        <w:t xml:space="preserve">Organización del proyecto</w:t>
      </w:r>
    </w:p>
    <w:p w:rsidR="00000000" w:rsidDel="00000000" w:rsidP="00000000" w:rsidRDefault="00000000" w:rsidRPr="00000000" w14:paraId="00000071">
      <w:pPr>
        <w:pStyle w:val="Heading2"/>
        <w:keepNext w:val="0"/>
        <w:keepLines w:val="0"/>
        <w:widowControl w:val="0"/>
        <w:spacing w:after="0" w:before="0" w:line="360" w:lineRule="auto"/>
        <w:jc w:val="both"/>
        <w:rPr>
          <w:b w:val="1"/>
          <w:sz w:val="24"/>
          <w:szCs w:val="24"/>
        </w:rPr>
      </w:pPr>
      <w:bookmarkStart w:colFirst="0" w:colLast="0" w:name="_4d34og8" w:id="6"/>
      <w:bookmarkEnd w:id="6"/>
      <w:r w:rsidDel="00000000" w:rsidR="00000000" w:rsidRPr="00000000">
        <w:rPr>
          <w:b w:val="1"/>
          <w:sz w:val="24"/>
          <w:szCs w:val="24"/>
          <w:rtl w:val="0"/>
        </w:rPr>
        <w:t xml:space="preserve">Recursos humanos</w:t>
      </w:r>
    </w:p>
    <w:p w:rsidR="00000000" w:rsidDel="00000000" w:rsidP="00000000" w:rsidRDefault="00000000" w:rsidRPr="00000000" w14:paraId="00000072">
      <w:pPr>
        <w:spacing w:line="360" w:lineRule="auto"/>
        <w:ind w:firstLine="720"/>
        <w:rPr/>
      </w:pPr>
      <w:r w:rsidDel="00000000" w:rsidR="00000000" w:rsidRPr="00000000">
        <w:rPr/>
        <mc:AlternateContent>
          <mc:Choice Requires="wpg">
            <w:drawing>
              <wp:inline distB="114300" distT="114300" distL="114300" distR="114300">
                <wp:extent cx="5943600" cy="3162300"/>
                <wp:effectExtent b="0" l="0" r="0" t="0"/>
                <wp:docPr id="2" name=""/>
                <a:graphic>
                  <a:graphicData uri="http://schemas.microsoft.com/office/word/2010/wordprocessingGroup">
                    <wpg:wgp>
                      <wpg:cNvGrpSpPr/>
                      <wpg:grpSpPr>
                        <a:xfrm>
                          <a:off x="1293875" y="761700"/>
                          <a:ext cx="5943600" cy="3162300"/>
                          <a:chOff x="1293875" y="761700"/>
                          <a:chExt cx="7107150" cy="3775000"/>
                        </a:xfrm>
                      </wpg:grpSpPr>
                      <wps:wsp>
                        <wps:cNvSpPr txBox="1"/>
                        <wps:cNvPr id="16" name="Shape 16"/>
                        <wps:spPr>
                          <a:xfrm>
                            <a:off x="3010650" y="766475"/>
                            <a:ext cx="3122700" cy="602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Líder del proyecto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Alexia Paola Anguiano Calderón</w:t>
                              </w:r>
                            </w:p>
                          </w:txbxContent>
                        </wps:txbx>
                        <wps:bodyPr anchorCtr="0" anchor="t" bIns="91425" lIns="91425" spcFirstLastPara="1" rIns="91425" wrap="square" tIns="91425">
                          <a:noAutofit/>
                        </wps:bodyPr>
                      </wps:wsp>
                      <wps:wsp>
                        <wps:cNvCnPr/>
                        <wps:spPr>
                          <a:xfrm>
                            <a:off x="4572000" y="1368875"/>
                            <a:ext cx="10200" cy="451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936350" y="1820675"/>
                            <a:ext cx="52815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941250" y="1830800"/>
                            <a:ext cx="0" cy="592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592075" y="1840850"/>
                            <a:ext cx="20100" cy="57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202750" y="1820775"/>
                            <a:ext cx="30000" cy="61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027950" y="1830800"/>
                            <a:ext cx="0" cy="57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136150" y="1830800"/>
                            <a:ext cx="0" cy="582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4" name="Shape 24"/>
                        <wps:spPr>
                          <a:xfrm>
                            <a:off x="1298650" y="2433425"/>
                            <a:ext cx="1285200" cy="522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Analista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Denze Verdugo</w:t>
                              </w:r>
                            </w:p>
                          </w:txbxContent>
                        </wps:txbx>
                        <wps:bodyPr anchorCtr="0" anchor="t" bIns="91425" lIns="91425" spcFirstLastPara="1" rIns="91425" wrap="square" tIns="91425">
                          <a:noAutofit/>
                        </wps:bodyPr>
                      </wps:wsp>
                      <wps:wsp>
                        <wps:cNvSpPr txBox="1"/>
                        <wps:cNvPr id="25" name="Shape 25"/>
                        <wps:spPr>
                          <a:xfrm>
                            <a:off x="2746350" y="2433425"/>
                            <a:ext cx="1285200" cy="522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Diseñador web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Alexia Anguiano</w:t>
                              </w:r>
                            </w:p>
                          </w:txbxContent>
                        </wps:txbx>
                        <wps:bodyPr anchorCtr="0" anchor="t" bIns="91425" lIns="91425" spcFirstLastPara="1" rIns="91425" wrap="square" tIns="91425">
                          <a:noAutofit/>
                        </wps:bodyPr>
                      </wps:wsp>
                      <wps:wsp>
                        <wps:cNvSpPr txBox="1"/>
                        <wps:cNvPr id="26" name="Shape 26"/>
                        <wps:spPr>
                          <a:xfrm>
                            <a:off x="4194050" y="2433425"/>
                            <a:ext cx="1285200" cy="522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Desarrollador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Alexia Anguiano</w:t>
                              </w:r>
                            </w:p>
                          </w:txbxContent>
                        </wps:txbx>
                        <wps:bodyPr anchorCtr="0" anchor="t" bIns="91425" lIns="91425" spcFirstLastPara="1" rIns="91425" wrap="square" tIns="91425">
                          <a:noAutofit/>
                        </wps:bodyPr>
                      </wps:wsp>
                      <wps:wsp>
                        <wps:cNvCnPr/>
                        <wps:spPr>
                          <a:xfrm flipH="1">
                            <a:off x="4833050" y="2955425"/>
                            <a:ext cx="3600" cy="492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290700" y="3427325"/>
                            <a:ext cx="1185000" cy="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31025" y="3437375"/>
                            <a:ext cx="0" cy="57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455600" y="3427325"/>
                            <a:ext cx="10200" cy="592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1" name="Shape 31"/>
                        <wps:spPr>
                          <a:xfrm>
                            <a:off x="4868200" y="4009775"/>
                            <a:ext cx="1185000" cy="522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Backend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Alexia Anguiano</w:t>
                              </w:r>
                            </w:p>
                          </w:txbxContent>
                        </wps:txbx>
                        <wps:bodyPr anchorCtr="0" anchor="t" bIns="91425" lIns="91425" spcFirstLastPara="1" rIns="91425" wrap="square" tIns="91425">
                          <a:noAutofit/>
                        </wps:bodyPr>
                      </wps:wsp>
                      <wps:wsp>
                        <wps:cNvSpPr txBox="1"/>
                        <wps:cNvPr id="32" name="Shape 32"/>
                        <wps:spPr>
                          <a:xfrm>
                            <a:off x="3648050" y="4009925"/>
                            <a:ext cx="1185000" cy="522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Fronted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Alexia Anguiano</w:t>
                              </w:r>
                            </w:p>
                          </w:txbxContent>
                        </wps:txbx>
                        <wps:bodyPr anchorCtr="0" anchor="t" bIns="91425" lIns="91425" spcFirstLastPara="1" rIns="91425" wrap="square" tIns="91425">
                          <a:noAutofit/>
                        </wps:bodyPr>
                      </wps:wsp>
                      <wps:wsp>
                        <wps:cNvSpPr txBox="1"/>
                        <wps:cNvPr id="33" name="Shape 33"/>
                        <wps:spPr>
                          <a:xfrm>
                            <a:off x="5641750" y="2428325"/>
                            <a:ext cx="1285200" cy="522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Tester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Denzel Verdugo</w:t>
                              </w:r>
                            </w:p>
                          </w:txbxContent>
                        </wps:txbx>
                        <wps:bodyPr anchorCtr="0" anchor="t" bIns="91425" lIns="91425" spcFirstLastPara="1" rIns="91425" wrap="square" tIns="91425">
                          <a:noAutofit/>
                        </wps:bodyPr>
                      </wps:wsp>
                      <wps:wsp>
                        <wps:cNvSpPr txBox="1"/>
                        <wps:cNvPr id="34" name="Shape 34"/>
                        <wps:spPr>
                          <a:xfrm>
                            <a:off x="7089450" y="2428325"/>
                            <a:ext cx="1285200" cy="522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Especialista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Alexia Anguiano</w:t>
                              </w:r>
                            </w:p>
                          </w:txbxContent>
                        </wps:txbx>
                        <wps:bodyPr anchorCtr="0" anchor="t" bIns="91425" lIns="91425" spcFirstLastPara="1" rIns="91425" wrap="square" tIns="91425">
                          <a:noAutofit/>
                        </wps:bodyPr>
                      </wps:wsp>
                      <wps:wsp>
                        <wps:cNvCnPr/>
                        <wps:spPr>
                          <a:xfrm>
                            <a:off x="7732050" y="2950325"/>
                            <a:ext cx="3000" cy="416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6" name="Shape 36"/>
                        <wps:spPr>
                          <a:xfrm>
                            <a:off x="7070850" y="3367025"/>
                            <a:ext cx="1325400" cy="572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Psicóloga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Isis Cardenas</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3162300"/>
                <wp:effectExtent b="0" l="0" r="0" t="0"/>
                <wp:docPr id="2"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5943600" cy="3162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3">
      <w:pPr>
        <w:spacing w:line="360" w:lineRule="auto"/>
        <w:rPr/>
      </w:pPr>
      <w:r w:rsidDel="00000000" w:rsidR="00000000" w:rsidRPr="00000000">
        <w:rPr>
          <w:rtl w:val="0"/>
        </w:rPr>
      </w:r>
    </w:p>
    <w:p w:rsidR="00000000" w:rsidDel="00000000" w:rsidP="00000000" w:rsidRDefault="00000000" w:rsidRPr="00000000" w14:paraId="00000074">
      <w:pPr>
        <w:pStyle w:val="Heading2"/>
        <w:keepNext w:val="0"/>
        <w:keepLines w:val="0"/>
        <w:widowControl w:val="0"/>
        <w:spacing w:after="0" w:before="0" w:line="360" w:lineRule="auto"/>
        <w:jc w:val="both"/>
        <w:rPr>
          <w:b w:val="1"/>
          <w:sz w:val="24"/>
          <w:szCs w:val="24"/>
        </w:rPr>
      </w:pPr>
      <w:bookmarkStart w:colFirst="0" w:colLast="0" w:name="_2s8eyo1" w:id="7"/>
      <w:bookmarkEnd w:id="7"/>
      <w:r w:rsidDel="00000000" w:rsidR="00000000" w:rsidRPr="00000000">
        <w:rPr>
          <w:b w:val="1"/>
          <w:sz w:val="24"/>
          <w:szCs w:val="24"/>
          <w:rtl w:val="0"/>
        </w:rPr>
        <w:t xml:space="preserve">Descripción de puestos</w:t>
      </w:r>
    </w:p>
    <w:p w:rsidR="00000000" w:rsidDel="00000000" w:rsidP="00000000" w:rsidRDefault="00000000" w:rsidRPr="00000000" w14:paraId="00000075">
      <w:pPr>
        <w:spacing w:line="360" w:lineRule="auto"/>
        <w:ind w:firstLine="720"/>
        <w:jc w:val="both"/>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3135"/>
        <w:gridCol w:w="3120"/>
        <w:tblGridChange w:id="0">
          <w:tblGrid>
            <w:gridCol w:w="3105"/>
            <w:gridCol w:w="313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b w:val="1"/>
              </w:rPr>
            </w:pPr>
            <w:r w:rsidDel="00000000" w:rsidR="00000000" w:rsidRPr="00000000">
              <w:rPr>
                <w:b w:val="1"/>
                <w:rtl w:val="0"/>
              </w:rPr>
              <w:t xml:space="preserve">Puesto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b w:val="1"/>
              </w:rPr>
            </w:pPr>
            <w:r w:rsidDel="00000000" w:rsidR="00000000" w:rsidRPr="00000000">
              <w:rPr>
                <w:b w:val="1"/>
                <w:rtl w:val="0"/>
              </w:rPr>
              <w:t xml:space="preserve">Definición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b w:val="1"/>
              </w:rPr>
            </w:pPr>
            <w:r w:rsidDel="00000000" w:rsidR="00000000" w:rsidRPr="00000000">
              <w:rPr>
                <w:b w:val="1"/>
                <w:rtl w:val="0"/>
              </w:rPr>
              <w:t xml:space="preserve">Supervisión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Líder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sz w:val="20"/>
                <w:szCs w:val="20"/>
              </w:rPr>
            </w:pPr>
            <w:r w:rsidDel="00000000" w:rsidR="00000000" w:rsidRPr="00000000">
              <w:rPr>
                <w:sz w:val="20"/>
                <w:szCs w:val="20"/>
                <w:rtl w:val="0"/>
              </w:rPr>
              <w:t xml:space="preserve">Es responsable de la definición,</w:t>
            </w:r>
          </w:p>
          <w:p w:rsidR="00000000" w:rsidDel="00000000" w:rsidP="00000000" w:rsidRDefault="00000000" w:rsidRPr="00000000" w14:paraId="0000007B">
            <w:pPr>
              <w:widowControl w:val="0"/>
              <w:spacing w:line="240" w:lineRule="auto"/>
              <w:rPr>
                <w:sz w:val="20"/>
                <w:szCs w:val="20"/>
              </w:rPr>
            </w:pPr>
            <w:r w:rsidDel="00000000" w:rsidR="00000000" w:rsidRPr="00000000">
              <w:rPr>
                <w:sz w:val="20"/>
                <w:szCs w:val="20"/>
                <w:rtl w:val="0"/>
              </w:rPr>
              <w:t xml:space="preserve">planificación y ejecución de un</w:t>
            </w:r>
          </w:p>
          <w:p w:rsidR="00000000" w:rsidDel="00000000" w:rsidP="00000000" w:rsidRDefault="00000000" w:rsidRPr="00000000" w14:paraId="0000007C">
            <w:pPr>
              <w:widowControl w:val="0"/>
              <w:spacing w:line="240" w:lineRule="auto"/>
              <w:rPr>
                <w:sz w:val="20"/>
                <w:szCs w:val="20"/>
              </w:rPr>
            </w:pPr>
            <w:r w:rsidDel="00000000" w:rsidR="00000000" w:rsidRPr="00000000">
              <w:rPr>
                <w:sz w:val="20"/>
                <w:szCs w:val="20"/>
                <w:rtl w:val="0"/>
              </w:rPr>
              <w:t xml:space="preserve">proyecto, para lo que deberá</w:t>
            </w:r>
          </w:p>
          <w:p w:rsidR="00000000" w:rsidDel="00000000" w:rsidP="00000000" w:rsidRDefault="00000000" w:rsidRPr="00000000" w14:paraId="0000007D">
            <w:pPr>
              <w:widowControl w:val="0"/>
              <w:spacing w:line="240" w:lineRule="auto"/>
              <w:rPr>
                <w:sz w:val="20"/>
                <w:szCs w:val="20"/>
              </w:rPr>
            </w:pPr>
            <w:r w:rsidDel="00000000" w:rsidR="00000000" w:rsidRPr="00000000">
              <w:rPr>
                <w:sz w:val="20"/>
                <w:szCs w:val="20"/>
                <w:rtl w:val="0"/>
              </w:rPr>
              <w:t xml:space="preserve">encargarse de coordinar las</w:t>
            </w:r>
          </w:p>
          <w:p w:rsidR="00000000" w:rsidDel="00000000" w:rsidP="00000000" w:rsidRDefault="00000000" w:rsidRPr="00000000" w14:paraId="0000007E">
            <w:pPr>
              <w:widowControl w:val="0"/>
              <w:spacing w:line="240" w:lineRule="auto"/>
              <w:rPr>
                <w:sz w:val="20"/>
                <w:szCs w:val="20"/>
              </w:rPr>
            </w:pPr>
            <w:r w:rsidDel="00000000" w:rsidR="00000000" w:rsidRPr="00000000">
              <w:rPr>
                <w:sz w:val="20"/>
                <w:szCs w:val="20"/>
                <w:rtl w:val="0"/>
              </w:rPr>
              <w:t xml:space="preserve">tareas y los equipos, asumiendo</w:t>
            </w:r>
          </w:p>
          <w:p w:rsidR="00000000" w:rsidDel="00000000" w:rsidP="00000000" w:rsidRDefault="00000000" w:rsidRPr="00000000" w14:paraId="0000007F">
            <w:pPr>
              <w:widowControl w:val="0"/>
              <w:spacing w:line="240" w:lineRule="auto"/>
              <w:rPr/>
            </w:pPr>
            <w:r w:rsidDel="00000000" w:rsidR="00000000" w:rsidRPr="00000000">
              <w:rPr>
                <w:sz w:val="20"/>
                <w:szCs w:val="20"/>
                <w:rtl w:val="0"/>
              </w:rPr>
              <w:t xml:space="preserve">un rol de liderazgo.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Analista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0"/>
                <w:szCs w:val="20"/>
              </w:rPr>
            </w:pPr>
            <w:r w:rsidDel="00000000" w:rsidR="00000000" w:rsidRPr="00000000">
              <w:rPr>
                <w:sz w:val="20"/>
                <w:szCs w:val="20"/>
                <w:rtl w:val="0"/>
              </w:rPr>
              <w:t xml:space="preserve">Es un profesional cuya actividad</w:t>
            </w:r>
          </w:p>
          <w:p w:rsidR="00000000" w:rsidDel="00000000" w:rsidP="00000000" w:rsidRDefault="00000000" w:rsidRPr="00000000" w14:paraId="00000083">
            <w:pPr>
              <w:widowControl w:val="0"/>
              <w:spacing w:line="240" w:lineRule="auto"/>
              <w:rPr>
                <w:sz w:val="20"/>
                <w:szCs w:val="20"/>
              </w:rPr>
            </w:pPr>
            <w:r w:rsidDel="00000000" w:rsidR="00000000" w:rsidRPr="00000000">
              <w:rPr>
                <w:sz w:val="20"/>
                <w:szCs w:val="20"/>
                <w:rtl w:val="0"/>
              </w:rPr>
              <w:t xml:space="preserve">consiste en analizar datos y</w:t>
            </w:r>
          </w:p>
          <w:p w:rsidR="00000000" w:rsidDel="00000000" w:rsidP="00000000" w:rsidRDefault="00000000" w:rsidRPr="00000000" w14:paraId="00000084">
            <w:pPr>
              <w:widowControl w:val="0"/>
              <w:spacing w:line="240" w:lineRule="auto"/>
              <w:rPr>
                <w:sz w:val="20"/>
                <w:szCs w:val="20"/>
              </w:rPr>
            </w:pPr>
            <w:r w:rsidDel="00000000" w:rsidR="00000000" w:rsidRPr="00000000">
              <w:rPr>
                <w:sz w:val="20"/>
                <w:szCs w:val="20"/>
                <w:rtl w:val="0"/>
              </w:rPr>
              <w:t xml:space="preserve">convertirlos en información útil</w:t>
            </w:r>
          </w:p>
          <w:p w:rsidR="00000000" w:rsidDel="00000000" w:rsidP="00000000" w:rsidRDefault="00000000" w:rsidRPr="00000000" w14:paraId="00000085">
            <w:pPr>
              <w:widowControl w:val="0"/>
              <w:spacing w:line="240" w:lineRule="auto"/>
              <w:rPr/>
            </w:pPr>
            <w:r w:rsidDel="00000000" w:rsidR="00000000" w:rsidRPr="00000000">
              <w:rPr>
                <w:sz w:val="20"/>
                <w:szCs w:val="20"/>
                <w:rtl w:val="0"/>
              </w:rPr>
              <w:t xml:space="preserve">para la toma de decisiones.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Líder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Diseñador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20"/>
                <w:szCs w:val="20"/>
              </w:rPr>
            </w:pPr>
            <w:r w:rsidDel="00000000" w:rsidR="00000000" w:rsidRPr="00000000">
              <w:rPr>
                <w:sz w:val="20"/>
                <w:szCs w:val="20"/>
                <w:rtl w:val="0"/>
              </w:rPr>
              <w:t xml:space="preserve">Es el responsable de crear y</w:t>
            </w:r>
          </w:p>
          <w:p w:rsidR="00000000" w:rsidDel="00000000" w:rsidP="00000000" w:rsidRDefault="00000000" w:rsidRPr="00000000" w14:paraId="00000089">
            <w:pPr>
              <w:widowControl w:val="0"/>
              <w:spacing w:line="240" w:lineRule="auto"/>
              <w:rPr>
                <w:sz w:val="20"/>
                <w:szCs w:val="20"/>
              </w:rPr>
            </w:pPr>
            <w:r w:rsidDel="00000000" w:rsidR="00000000" w:rsidRPr="00000000">
              <w:rPr>
                <w:sz w:val="20"/>
                <w:szCs w:val="20"/>
                <w:rtl w:val="0"/>
              </w:rPr>
              <w:t xml:space="preserve">diseñar todo tipo de sitios web</w:t>
            </w:r>
          </w:p>
          <w:p w:rsidR="00000000" w:rsidDel="00000000" w:rsidP="00000000" w:rsidRDefault="00000000" w:rsidRPr="00000000" w14:paraId="0000008A">
            <w:pPr>
              <w:widowControl w:val="0"/>
              <w:spacing w:line="240" w:lineRule="auto"/>
              <w:rPr>
                <w:sz w:val="20"/>
                <w:szCs w:val="20"/>
              </w:rPr>
            </w:pPr>
            <w:r w:rsidDel="00000000" w:rsidR="00000000" w:rsidRPr="00000000">
              <w:rPr>
                <w:sz w:val="20"/>
                <w:szCs w:val="20"/>
                <w:rtl w:val="0"/>
              </w:rPr>
              <w:t xml:space="preserve">de forma que resulten atractivos</w:t>
            </w:r>
          </w:p>
          <w:p w:rsidR="00000000" w:rsidDel="00000000" w:rsidP="00000000" w:rsidRDefault="00000000" w:rsidRPr="00000000" w14:paraId="0000008B">
            <w:pPr>
              <w:widowControl w:val="0"/>
              <w:spacing w:line="240" w:lineRule="auto"/>
              <w:rPr>
                <w:sz w:val="20"/>
                <w:szCs w:val="20"/>
              </w:rPr>
            </w:pPr>
            <w:r w:rsidDel="00000000" w:rsidR="00000000" w:rsidRPr="00000000">
              <w:rPr>
                <w:sz w:val="20"/>
                <w:szCs w:val="20"/>
                <w:rtl w:val="0"/>
              </w:rPr>
              <w:t xml:space="preserve">y que cumplan con las</w:t>
            </w:r>
          </w:p>
          <w:p w:rsidR="00000000" w:rsidDel="00000000" w:rsidP="00000000" w:rsidRDefault="00000000" w:rsidRPr="00000000" w14:paraId="0000008C">
            <w:pPr>
              <w:widowControl w:val="0"/>
              <w:spacing w:line="240" w:lineRule="auto"/>
              <w:rPr/>
            </w:pPr>
            <w:r w:rsidDel="00000000" w:rsidR="00000000" w:rsidRPr="00000000">
              <w:rPr>
                <w:sz w:val="20"/>
                <w:szCs w:val="20"/>
                <w:rtl w:val="0"/>
              </w:rPr>
              <w:t xml:space="preserve">necesidades de su cliente.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Líder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Diseñador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sz w:val="20"/>
                <w:szCs w:val="20"/>
              </w:rPr>
            </w:pPr>
            <w:r w:rsidDel="00000000" w:rsidR="00000000" w:rsidRPr="00000000">
              <w:rPr>
                <w:sz w:val="20"/>
                <w:szCs w:val="20"/>
                <w:rtl w:val="0"/>
              </w:rPr>
              <w:t xml:space="preserve">Es el programador que se</w:t>
            </w:r>
          </w:p>
          <w:p w:rsidR="00000000" w:rsidDel="00000000" w:rsidP="00000000" w:rsidRDefault="00000000" w:rsidRPr="00000000" w14:paraId="00000090">
            <w:pPr>
              <w:widowControl w:val="0"/>
              <w:spacing w:line="240" w:lineRule="auto"/>
              <w:rPr>
                <w:sz w:val="20"/>
                <w:szCs w:val="20"/>
              </w:rPr>
            </w:pPr>
            <w:r w:rsidDel="00000000" w:rsidR="00000000" w:rsidRPr="00000000">
              <w:rPr>
                <w:sz w:val="20"/>
                <w:szCs w:val="20"/>
                <w:rtl w:val="0"/>
              </w:rPr>
              <w:t xml:space="preserve">encarga de que una web sea</w:t>
            </w:r>
          </w:p>
          <w:p w:rsidR="00000000" w:rsidDel="00000000" w:rsidP="00000000" w:rsidRDefault="00000000" w:rsidRPr="00000000" w14:paraId="00000091">
            <w:pPr>
              <w:widowControl w:val="0"/>
              <w:spacing w:line="240" w:lineRule="auto"/>
              <w:rPr>
                <w:sz w:val="20"/>
                <w:szCs w:val="20"/>
              </w:rPr>
            </w:pPr>
            <w:r w:rsidDel="00000000" w:rsidR="00000000" w:rsidRPr="00000000">
              <w:rPr>
                <w:sz w:val="20"/>
                <w:szCs w:val="20"/>
                <w:rtl w:val="0"/>
              </w:rPr>
              <w:t xml:space="preserve">atractiva para el usuario y, al</w:t>
            </w:r>
          </w:p>
          <w:p w:rsidR="00000000" w:rsidDel="00000000" w:rsidP="00000000" w:rsidRDefault="00000000" w:rsidRPr="00000000" w14:paraId="00000092">
            <w:pPr>
              <w:widowControl w:val="0"/>
              <w:spacing w:line="240" w:lineRule="auto"/>
              <w:rPr>
                <w:sz w:val="20"/>
                <w:szCs w:val="20"/>
              </w:rPr>
            </w:pPr>
            <w:r w:rsidDel="00000000" w:rsidR="00000000" w:rsidRPr="00000000">
              <w:rPr>
                <w:sz w:val="20"/>
                <w:szCs w:val="20"/>
                <w:rtl w:val="0"/>
              </w:rPr>
              <w:t xml:space="preserve">mismo tiempo, funcione</w:t>
            </w:r>
          </w:p>
          <w:p w:rsidR="00000000" w:rsidDel="00000000" w:rsidP="00000000" w:rsidRDefault="00000000" w:rsidRPr="00000000" w14:paraId="00000093">
            <w:pPr>
              <w:widowControl w:val="0"/>
              <w:spacing w:line="240" w:lineRule="auto"/>
              <w:rPr/>
            </w:pPr>
            <w:r w:rsidDel="00000000" w:rsidR="00000000" w:rsidRPr="00000000">
              <w:rPr>
                <w:sz w:val="20"/>
                <w:szCs w:val="20"/>
                <w:rtl w:val="0"/>
              </w:rPr>
              <w:t xml:space="preserve">correctamente.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Líder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0"/>
                <w:szCs w:val="20"/>
              </w:rPr>
            </w:pPr>
            <w:r w:rsidDel="00000000" w:rsidR="00000000" w:rsidRPr="00000000">
              <w:rPr>
                <w:sz w:val="20"/>
                <w:szCs w:val="20"/>
                <w:rtl w:val="0"/>
              </w:rPr>
              <w:t xml:space="preserve">Planifican y llevan a cabo</w:t>
            </w:r>
            <w:r w:rsidDel="00000000" w:rsidR="00000000" w:rsidRPr="00000000">
              <w:rPr>
                <w:rtl w:val="0"/>
              </w:rPr>
              <w:t xml:space="preserve"> </w:t>
            </w:r>
            <w:r w:rsidDel="00000000" w:rsidR="00000000" w:rsidRPr="00000000">
              <w:rPr>
                <w:sz w:val="20"/>
                <w:szCs w:val="20"/>
                <w:rtl w:val="0"/>
              </w:rPr>
              <w:t xml:space="preserve">pruebas de software de los</w:t>
            </w:r>
          </w:p>
          <w:p w:rsidR="00000000" w:rsidDel="00000000" w:rsidP="00000000" w:rsidRDefault="00000000" w:rsidRPr="00000000" w14:paraId="00000097">
            <w:pPr>
              <w:widowControl w:val="0"/>
              <w:spacing w:line="240" w:lineRule="auto"/>
              <w:rPr>
                <w:sz w:val="20"/>
                <w:szCs w:val="20"/>
              </w:rPr>
            </w:pPr>
            <w:r w:rsidDel="00000000" w:rsidR="00000000" w:rsidRPr="00000000">
              <w:rPr>
                <w:sz w:val="20"/>
                <w:szCs w:val="20"/>
                <w:rtl w:val="0"/>
              </w:rPr>
              <w:t xml:space="preserve">ordenadores para comprobar si</w:t>
            </w:r>
          </w:p>
          <w:p w:rsidR="00000000" w:rsidDel="00000000" w:rsidP="00000000" w:rsidRDefault="00000000" w:rsidRPr="00000000" w14:paraId="00000098">
            <w:pPr>
              <w:widowControl w:val="0"/>
              <w:spacing w:line="240" w:lineRule="auto"/>
              <w:rPr/>
            </w:pPr>
            <w:r w:rsidDel="00000000" w:rsidR="00000000" w:rsidRPr="00000000">
              <w:rPr>
                <w:sz w:val="20"/>
                <w:szCs w:val="20"/>
                <w:rtl w:val="0"/>
              </w:rPr>
              <w:t xml:space="preserve">funcionan correctamente.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Líder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Especialista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0"/>
                <w:szCs w:val="20"/>
              </w:rPr>
            </w:pPr>
            <w:r w:rsidDel="00000000" w:rsidR="00000000" w:rsidRPr="00000000">
              <w:rPr>
                <w:sz w:val="20"/>
                <w:szCs w:val="20"/>
                <w:rtl w:val="0"/>
              </w:rPr>
              <w:t xml:space="preserve">Un especialista es aquel que</w:t>
            </w:r>
          </w:p>
          <w:p w:rsidR="00000000" w:rsidDel="00000000" w:rsidP="00000000" w:rsidRDefault="00000000" w:rsidRPr="00000000" w14:paraId="0000009C">
            <w:pPr>
              <w:widowControl w:val="0"/>
              <w:spacing w:line="240" w:lineRule="auto"/>
              <w:rPr>
                <w:sz w:val="20"/>
                <w:szCs w:val="20"/>
              </w:rPr>
            </w:pPr>
            <w:r w:rsidDel="00000000" w:rsidR="00000000" w:rsidRPr="00000000">
              <w:rPr>
                <w:sz w:val="20"/>
                <w:szCs w:val="20"/>
                <w:rtl w:val="0"/>
              </w:rPr>
              <w:t xml:space="preserve">dentro de su rama profesional,</w:t>
            </w:r>
          </w:p>
          <w:p w:rsidR="00000000" w:rsidDel="00000000" w:rsidP="00000000" w:rsidRDefault="00000000" w:rsidRPr="00000000" w14:paraId="0000009D">
            <w:pPr>
              <w:widowControl w:val="0"/>
              <w:spacing w:line="240" w:lineRule="auto"/>
              <w:rPr>
                <w:sz w:val="20"/>
                <w:szCs w:val="20"/>
              </w:rPr>
            </w:pPr>
            <w:r w:rsidDel="00000000" w:rsidR="00000000" w:rsidRPr="00000000">
              <w:rPr>
                <w:sz w:val="20"/>
                <w:szCs w:val="20"/>
                <w:rtl w:val="0"/>
              </w:rPr>
              <w:t xml:space="preserve">posee conocimientos y</w:t>
            </w:r>
          </w:p>
          <w:p w:rsidR="00000000" w:rsidDel="00000000" w:rsidP="00000000" w:rsidRDefault="00000000" w:rsidRPr="00000000" w14:paraId="0000009E">
            <w:pPr>
              <w:widowControl w:val="0"/>
              <w:spacing w:line="240" w:lineRule="auto"/>
              <w:rPr>
                <w:sz w:val="20"/>
                <w:szCs w:val="20"/>
              </w:rPr>
            </w:pPr>
            <w:r w:rsidDel="00000000" w:rsidR="00000000" w:rsidRPr="00000000">
              <w:rPr>
                <w:sz w:val="20"/>
                <w:szCs w:val="20"/>
                <w:rtl w:val="0"/>
              </w:rPr>
              <w:t xml:space="preserve">desarrolla destrezas en un área</w:t>
            </w:r>
          </w:p>
          <w:p w:rsidR="00000000" w:rsidDel="00000000" w:rsidP="00000000" w:rsidRDefault="00000000" w:rsidRPr="00000000" w14:paraId="0000009F">
            <w:pPr>
              <w:widowControl w:val="0"/>
              <w:spacing w:line="240" w:lineRule="auto"/>
              <w:rPr/>
            </w:pPr>
            <w:r w:rsidDel="00000000" w:rsidR="00000000" w:rsidRPr="00000000">
              <w:rPr>
                <w:sz w:val="20"/>
                <w:szCs w:val="20"/>
                <w:rtl w:val="0"/>
              </w:rPr>
              <w:t xml:space="preserve">o tarea determinada.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Líder del proyecto</w:t>
            </w:r>
          </w:p>
        </w:tc>
      </w:tr>
    </w:tbl>
    <w:p w:rsidR="00000000" w:rsidDel="00000000" w:rsidP="00000000" w:rsidRDefault="00000000" w:rsidRPr="00000000" w14:paraId="000000A1">
      <w:pPr>
        <w:spacing w:line="360" w:lineRule="auto"/>
        <w:ind w:left="0" w:firstLine="0"/>
        <w:jc w:val="both"/>
        <w:rPr/>
      </w:pPr>
      <w:r w:rsidDel="00000000" w:rsidR="00000000" w:rsidRPr="00000000">
        <w:rPr>
          <w:rtl w:val="0"/>
        </w:rPr>
      </w:r>
    </w:p>
    <w:p w:rsidR="00000000" w:rsidDel="00000000" w:rsidP="00000000" w:rsidRDefault="00000000" w:rsidRPr="00000000" w14:paraId="000000A2">
      <w:pPr>
        <w:pStyle w:val="Heading1"/>
        <w:keepNext w:val="0"/>
        <w:keepLines w:val="0"/>
        <w:widowControl w:val="0"/>
        <w:spacing w:after="0" w:before="0" w:line="360" w:lineRule="auto"/>
        <w:jc w:val="center"/>
        <w:rPr/>
      </w:pPr>
      <w:bookmarkStart w:colFirst="0" w:colLast="0" w:name="_3rdcrjn" w:id="8"/>
      <w:bookmarkEnd w:id="8"/>
      <w:r w:rsidDel="00000000" w:rsidR="00000000" w:rsidRPr="00000000">
        <w:rPr>
          <w:rtl w:val="0"/>
        </w:rPr>
        <w:t xml:space="preserve">Fases del proyecto de desarrollo</w:t>
      </w:r>
    </w:p>
    <w:p w:rsidR="00000000" w:rsidDel="00000000" w:rsidP="00000000" w:rsidRDefault="00000000" w:rsidRPr="00000000" w14:paraId="000000A3">
      <w:pPr>
        <w:pStyle w:val="Heading2"/>
        <w:keepNext w:val="0"/>
        <w:keepLines w:val="0"/>
        <w:widowControl w:val="0"/>
        <w:spacing w:after="0" w:before="0" w:line="360" w:lineRule="auto"/>
        <w:jc w:val="both"/>
        <w:rPr>
          <w:b w:val="1"/>
          <w:sz w:val="24"/>
          <w:szCs w:val="24"/>
        </w:rPr>
      </w:pPr>
      <w:bookmarkStart w:colFirst="0" w:colLast="0" w:name="_26in1rg" w:id="9"/>
      <w:bookmarkEnd w:id="9"/>
      <w:r w:rsidDel="00000000" w:rsidR="00000000" w:rsidRPr="00000000">
        <w:rPr>
          <w:b w:val="1"/>
          <w:sz w:val="24"/>
          <w:szCs w:val="24"/>
          <w:rtl w:val="0"/>
        </w:rPr>
        <w:t xml:space="preserve">Análisis</w:t>
      </w:r>
    </w:p>
    <w:p w:rsidR="00000000" w:rsidDel="00000000" w:rsidP="00000000" w:rsidRDefault="00000000" w:rsidRPr="00000000" w14:paraId="000000A4">
      <w:pPr>
        <w:spacing w:line="360" w:lineRule="auto"/>
        <w:ind w:firstLine="720"/>
        <w:jc w:val="both"/>
        <w:rPr/>
      </w:pPr>
      <w:r w:rsidDel="00000000" w:rsidR="00000000" w:rsidRPr="00000000">
        <w:rPr>
          <w:rtl w:val="0"/>
        </w:rPr>
        <w:t xml:space="preserve">Lo importante de este proyecto es que la comunidad estudiantil esté informada sobre este tema que es la ansiedad escolar, más que un simple nerviosismo ante las obligaciones académicas, es un problema real que afecta a estudiantes de todas las edades. Se caracteriza por una serie de síntomas cognitivos, fisiológicos y conductuales que interfieren en el aprendizaje y el bienestar general del estudiante.</w:t>
      </w:r>
    </w:p>
    <w:p w:rsidR="00000000" w:rsidDel="00000000" w:rsidP="00000000" w:rsidRDefault="00000000" w:rsidRPr="00000000" w14:paraId="000000A5">
      <w:pPr>
        <w:spacing w:line="360" w:lineRule="auto"/>
        <w:ind w:firstLine="720"/>
        <w:jc w:val="both"/>
        <w:rPr/>
      </w:pPr>
      <w:r w:rsidDel="00000000" w:rsidR="00000000" w:rsidRPr="00000000">
        <w:rPr>
          <w:rtl w:val="0"/>
        </w:rPr>
        <w:t xml:space="preserve">Nuestro sitio web está basado en ayudar a personas con ansiedad social, que sepan identificarla, como afrontarla y como sobrellevarla en el proceso estudiantil.</w:t>
      </w:r>
      <w:r w:rsidDel="00000000" w:rsidR="00000000" w:rsidRPr="00000000">
        <w:rPr>
          <w:rtl w:val="0"/>
        </w:rPr>
      </w:r>
    </w:p>
    <w:p w:rsidR="00000000" w:rsidDel="00000000" w:rsidP="00000000" w:rsidRDefault="00000000" w:rsidRPr="00000000" w14:paraId="000000A6">
      <w:pPr>
        <w:spacing w:line="360" w:lineRule="auto"/>
        <w:rPr/>
      </w:pPr>
      <w:r w:rsidDel="00000000" w:rsidR="00000000" w:rsidRPr="00000000">
        <w:rPr>
          <w:rtl w:val="0"/>
        </w:rPr>
      </w:r>
    </w:p>
    <w:p w:rsidR="00000000" w:rsidDel="00000000" w:rsidP="00000000" w:rsidRDefault="00000000" w:rsidRPr="00000000" w14:paraId="000000A7">
      <w:pPr>
        <w:pStyle w:val="Heading2"/>
        <w:keepNext w:val="0"/>
        <w:keepLines w:val="0"/>
        <w:widowControl w:val="0"/>
        <w:spacing w:after="0" w:before="0" w:line="360" w:lineRule="auto"/>
        <w:jc w:val="both"/>
        <w:rPr>
          <w:b w:val="1"/>
          <w:sz w:val="24"/>
          <w:szCs w:val="24"/>
        </w:rPr>
      </w:pPr>
      <w:bookmarkStart w:colFirst="0" w:colLast="0" w:name="_lnxbz9" w:id="10"/>
      <w:bookmarkEnd w:id="10"/>
      <w:r w:rsidDel="00000000" w:rsidR="00000000" w:rsidRPr="00000000">
        <w:rPr>
          <w:b w:val="1"/>
          <w:sz w:val="24"/>
          <w:szCs w:val="24"/>
          <w:rtl w:val="0"/>
        </w:rPr>
        <w:t xml:space="preserve">Planificación</w:t>
      </w:r>
    </w:p>
    <w:p w:rsidR="00000000" w:rsidDel="00000000" w:rsidP="00000000" w:rsidRDefault="00000000" w:rsidRPr="00000000" w14:paraId="000000A8">
      <w:pPr>
        <w:spacing w:line="360" w:lineRule="auto"/>
        <w:ind w:firstLine="720"/>
        <w:rPr/>
      </w:pPr>
      <w:r w:rsidDel="00000000" w:rsidR="00000000" w:rsidRPr="00000000">
        <w:rPr/>
        <w:drawing>
          <wp:inline distB="114300" distT="114300" distL="114300" distR="114300">
            <wp:extent cx="5943600" cy="1308100"/>
            <wp:effectExtent b="0" l="0" r="0" t="0"/>
            <wp:docPr id="9"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360" w:lineRule="auto"/>
        <w:rPr/>
      </w:pPr>
      <w:r w:rsidDel="00000000" w:rsidR="00000000" w:rsidRPr="00000000">
        <w:rPr>
          <w:rtl w:val="0"/>
        </w:rPr>
      </w:r>
    </w:p>
    <w:p w:rsidR="00000000" w:rsidDel="00000000" w:rsidP="00000000" w:rsidRDefault="00000000" w:rsidRPr="00000000" w14:paraId="000000AA">
      <w:pPr>
        <w:pStyle w:val="Heading2"/>
        <w:keepNext w:val="0"/>
        <w:keepLines w:val="0"/>
        <w:widowControl w:val="0"/>
        <w:spacing w:after="0" w:before="0" w:line="360" w:lineRule="auto"/>
        <w:jc w:val="both"/>
        <w:rPr>
          <w:b w:val="1"/>
          <w:sz w:val="24"/>
          <w:szCs w:val="24"/>
        </w:rPr>
      </w:pPr>
      <w:bookmarkStart w:colFirst="0" w:colLast="0" w:name="_35nkun2" w:id="11"/>
      <w:bookmarkEnd w:id="11"/>
      <w:r w:rsidDel="00000000" w:rsidR="00000000" w:rsidRPr="00000000">
        <w:rPr>
          <w:b w:val="1"/>
          <w:sz w:val="24"/>
          <w:szCs w:val="24"/>
          <w:rtl w:val="0"/>
        </w:rPr>
        <w:t xml:space="preserve">Diseño</w:t>
      </w:r>
    </w:p>
    <w:p w:rsidR="00000000" w:rsidDel="00000000" w:rsidP="00000000" w:rsidRDefault="00000000" w:rsidRPr="00000000" w14:paraId="000000AB">
      <w:pPr>
        <w:spacing w:line="360" w:lineRule="auto"/>
        <w:ind w:firstLine="720"/>
        <w:jc w:val="both"/>
        <w:rPr/>
      </w:pPr>
      <w:commentRangeStart w:id="0"/>
      <w:r w:rsidDel="00000000" w:rsidR="00000000" w:rsidRPr="00000000">
        <w:rPr/>
        <w:drawing>
          <wp:inline distB="114300" distT="114300" distL="114300" distR="114300">
            <wp:extent cx="5943600" cy="2476500"/>
            <wp:effectExtent b="0" l="0" r="0" t="0"/>
            <wp:docPr id="13" name="image2.png"/>
            <a:graphic>
              <a:graphicData uri="http://schemas.openxmlformats.org/drawingml/2006/picture">
                <pic:pic>
                  <pic:nvPicPr>
                    <pic:cNvPr id="0" name="image2.png"/>
                    <pic:cNvPicPr preferRelativeResize="0"/>
                  </pic:nvPicPr>
                  <pic:blipFill>
                    <a:blip r:embed="rId9"/>
                    <a:srcRect b="24418" l="0" r="0" t="0"/>
                    <a:stretch>
                      <a:fillRect/>
                    </a:stretch>
                  </pic:blipFill>
                  <pic:spPr>
                    <a:xfrm>
                      <a:off x="0" y="0"/>
                      <a:ext cx="5943600" cy="24765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AC">
      <w:pPr>
        <w:spacing w:line="360" w:lineRule="auto"/>
        <w:ind w:right="-419.5275590551165"/>
        <w:rPr/>
      </w:pPr>
      <w:r w:rsidDel="00000000" w:rsidR="00000000" w:rsidRPr="00000000">
        <w:rPr>
          <w:rtl w:val="0"/>
        </w:rPr>
      </w:r>
    </w:p>
    <w:p w:rsidR="00000000" w:rsidDel="00000000" w:rsidP="00000000" w:rsidRDefault="00000000" w:rsidRPr="00000000" w14:paraId="000000AD">
      <w:pPr>
        <w:pStyle w:val="Heading2"/>
        <w:keepNext w:val="0"/>
        <w:keepLines w:val="0"/>
        <w:widowControl w:val="0"/>
        <w:spacing w:after="0" w:before="0" w:line="360" w:lineRule="auto"/>
        <w:jc w:val="both"/>
        <w:rPr>
          <w:b w:val="1"/>
          <w:sz w:val="24"/>
          <w:szCs w:val="24"/>
        </w:rPr>
      </w:pPr>
      <w:bookmarkStart w:colFirst="0" w:colLast="0" w:name="_1ksv4uv" w:id="12"/>
      <w:bookmarkEnd w:id="12"/>
      <w:r w:rsidDel="00000000" w:rsidR="00000000" w:rsidRPr="00000000">
        <w:rPr>
          <w:b w:val="1"/>
          <w:sz w:val="24"/>
          <w:szCs w:val="24"/>
          <w:rtl w:val="0"/>
        </w:rPr>
        <w:t xml:space="preserve">Contenido</w:t>
      </w:r>
    </w:p>
    <w:p w:rsidR="00000000" w:rsidDel="00000000" w:rsidP="00000000" w:rsidRDefault="00000000" w:rsidRPr="00000000" w14:paraId="000000AE">
      <w:pPr>
        <w:spacing w:line="360" w:lineRule="auto"/>
        <w:ind w:firstLine="720"/>
        <w:rPr/>
      </w:pPr>
      <w:commentRangeStart w:id="1"/>
      <w:r w:rsidDel="00000000" w:rsidR="00000000" w:rsidRPr="00000000">
        <w:rPr/>
        <mc:AlternateContent>
          <mc:Choice Requires="wpg">
            <w:drawing>
              <wp:inline distB="114300" distT="114300" distL="114300" distR="114300">
                <wp:extent cx="5943600" cy="1808922"/>
                <wp:effectExtent b="0" l="0" r="0" t="0"/>
                <wp:docPr id="1" name=""/>
                <a:graphic>
                  <a:graphicData uri="http://schemas.microsoft.com/office/word/2010/wordprocessingGroup">
                    <wpg:wgp>
                      <wpg:cNvGrpSpPr/>
                      <wpg:grpSpPr>
                        <a:xfrm>
                          <a:off x="173825" y="496250"/>
                          <a:ext cx="5943600" cy="1808922"/>
                          <a:chOff x="173825" y="496250"/>
                          <a:chExt cx="6559525" cy="1916975"/>
                        </a:xfrm>
                      </wpg:grpSpPr>
                      <wps:wsp>
                        <wps:cNvSpPr txBox="1"/>
                        <wps:cNvPr id="2" name="Shape 2"/>
                        <wps:spPr>
                          <a:xfrm>
                            <a:off x="2709825" y="501025"/>
                            <a:ext cx="1779300" cy="521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Ansiedad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Escolar</w:t>
                              </w:r>
                            </w:p>
                          </w:txbxContent>
                        </wps:txbx>
                        <wps:bodyPr anchorCtr="0" anchor="t" bIns="91425" lIns="91425" spcFirstLastPara="1" rIns="91425" wrap="square" tIns="91425">
                          <a:noAutofit/>
                        </wps:bodyPr>
                      </wps:wsp>
                      <wps:wsp>
                        <wps:cNvCnPr/>
                        <wps:spPr>
                          <a:xfrm>
                            <a:off x="3599475" y="1022725"/>
                            <a:ext cx="10200" cy="439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49600" y="1482775"/>
                            <a:ext cx="4049400" cy="20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49650" y="1482725"/>
                            <a:ext cx="0" cy="419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 name="Shape 6"/>
                        <wps:spPr>
                          <a:xfrm>
                            <a:off x="1669300" y="1902125"/>
                            <a:ext cx="1160700" cy="419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Definición</w:t>
                              </w:r>
                            </w:p>
                          </w:txbxContent>
                        </wps:txbx>
                        <wps:bodyPr anchorCtr="0" anchor="t" bIns="91425" lIns="91425" spcFirstLastPara="1" rIns="91425" wrap="square" tIns="91425">
                          <a:noAutofit/>
                        </wps:bodyPr>
                      </wps:wsp>
                      <wps:wsp>
                        <wps:cNvSpPr txBox="1"/>
                        <wps:cNvPr id="7" name="Shape 7"/>
                        <wps:spPr>
                          <a:xfrm>
                            <a:off x="3024225" y="1902125"/>
                            <a:ext cx="1160700" cy="419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Como calmar la ansiedad escolar</w:t>
                              </w:r>
                            </w:p>
                          </w:txbxContent>
                        </wps:txbx>
                        <wps:bodyPr anchorCtr="0" anchor="t" bIns="91425" lIns="91425" spcFirstLastPara="1" rIns="91425" wrap="square" tIns="91425">
                          <a:noAutofit/>
                        </wps:bodyPr>
                      </wps:wsp>
                      <wps:wsp>
                        <wps:cNvCnPr/>
                        <wps:spPr>
                          <a:xfrm flipH="1">
                            <a:off x="3604575" y="1492925"/>
                            <a:ext cx="5100" cy="40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9" name="Shape 9"/>
                        <wps:spPr>
                          <a:xfrm>
                            <a:off x="4379150" y="1892075"/>
                            <a:ext cx="1160700" cy="439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Causas</w:t>
                              </w:r>
                            </w:p>
                          </w:txbxContent>
                        </wps:txbx>
                        <wps:bodyPr anchorCtr="0" anchor="t" bIns="91425" lIns="91425" spcFirstLastPara="1" rIns="91425" wrap="square" tIns="91425">
                          <a:noAutofit/>
                        </wps:bodyPr>
                      </wps:wsp>
                      <wps:wsp>
                        <wps:cNvCnPr/>
                        <wps:spPr>
                          <a:xfrm>
                            <a:off x="4959500" y="1493075"/>
                            <a:ext cx="0" cy="399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1" name="Shape 11"/>
                        <wps:spPr>
                          <a:xfrm>
                            <a:off x="5734075" y="1892075"/>
                            <a:ext cx="994500" cy="439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Contacto</w:t>
                              </w:r>
                            </w:p>
                          </w:txbxContent>
                        </wps:txbx>
                        <wps:bodyPr anchorCtr="0" anchor="t" bIns="91425" lIns="91425" spcFirstLastPara="1" rIns="91425" wrap="square" tIns="91425">
                          <a:noAutofit/>
                        </wps:bodyPr>
                      </wps:wsp>
                      <wps:wsp>
                        <wps:cNvCnPr/>
                        <wps:spPr>
                          <a:xfrm>
                            <a:off x="6226225" y="1513475"/>
                            <a:ext cx="5100" cy="37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3" name="Shape 13"/>
                        <wps:spPr>
                          <a:xfrm>
                            <a:off x="184050" y="501050"/>
                            <a:ext cx="1401000" cy="52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Nivel 1</w:t>
                              </w:r>
                            </w:p>
                          </w:txbxContent>
                        </wps:txbx>
                        <wps:bodyPr anchorCtr="0" anchor="t" bIns="91425" lIns="91425" spcFirstLastPara="1" rIns="91425" wrap="square" tIns="91425">
                          <a:noAutofit/>
                        </wps:bodyPr>
                      </wps:wsp>
                      <wps:wsp>
                        <wps:cNvSpPr txBox="1"/>
                        <wps:cNvPr id="14" name="Shape 14"/>
                        <wps:spPr>
                          <a:xfrm>
                            <a:off x="173825" y="1441825"/>
                            <a:ext cx="777300" cy="9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txBox="1"/>
                        <wps:cNvPr id="15" name="Shape 15"/>
                        <wps:spPr>
                          <a:xfrm>
                            <a:off x="184050" y="1748425"/>
                            <a:ext cx="1237200" cy="66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Nivel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1808922"/>
                <wp:effectExtent b="0" l="0" r="0" t="0"/>
                <wp:docPr id="1"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5943600" cy="1808922"/>
                        </a:xfrm>
                        <a:prstGeom prst="rect"/>
                        <a:ln/>
                      </pic:spPr>
                    </pic:pic>
                  </a:graphicData>
                </a:graphic>
              </wp:inline>
            </w:drawing>
          </mc:Fallback>
        </mc:AlternateConten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AF">
      <w:pPr>
        <w:spacing w:line="360" w:lineRule="auto"/>
        <w:rPr/>
      </w:pPr>
      <w:r w:rsidDel="00000000" w:rsidR="00000000" w:rsidRPr="00000000">
        <w:rPr>
          <w:rtl w:val="0"/>
        </w:rPr>
      </w:r>
    </w:p>
    <w:p w:rsidR="00000000" w:rsidDel="00000000" w:rsidP="00000000" w:rsidRDefault="00000000" w:rsidRPr="00000000" w14:paraId="000000B0">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4"/>
          <w:szCs w:val="24"/>
        </w:rPr>
      </w:pPr>
      <w:bookmarkStart w:colFirst="0" w:colLast="0" w:name="_q1l9lolgkpgr" w:id="13"/>
      <w:bookmarkEnd w:id="13"/>
      <w:r w:rsidDel="00000000" w:rsidR="00000000" w:rsidRPr="00000000">
        <w:rPr>
          <w:b w:val="1"/>
          <w:sz w:val="24"/>
          <w:szCs w:val="24"/>
          <w:rtl w:val="0"/>
        </w:rPr>
        <w:t xml:space="preserve">Desarrollo</w:t>
      </w:r>
    </w:p>
    <w:p w:rsidR="00000000" w:rsidDel="00000000" w:rsidP="00000000" w:rsidRDefault="00000000" w:rsidRPr="00000000" w14:paraId="000000B1">
      <w:pPr>
        <w:rPr/>
      </w:pPr>
      <w:commentRangeStart w:id="2"/>
      <w:r w:rsidDel="00000000" w:rsidR="00000000" w:rsidRPr="00000000">
        <w:rPr/>
        <w:drawing>
          <wp:inline distB="114300" distT="114300" distL="114300" distR="114300">
            <wp:extent cx="5943600" cy="3162300"/>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16230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B2">
      <w:pPr>
        <w:rPr>
          <w:sz w:val="18"/>
          <w:szCs w:val="18"/>
        </w:rPr>
      </w:pPr>
      <w:r w:rsidDel="00000000" w:rsidR="00000000" w:rsidRPr="00000000">
        <w:rPr>
          <w:sz w:val="18"/>
          <w:szCs w:val="18"/>
          <w:shd w:fill="ff9900" w:val="clear"/>
          <w:rtl w:val="0"/>
          <w:rPrChange w:author="MASSIEL MANCINAS MORALES" w:id="6" w:date="2024-05-12T17:15:04Z">
            <w:rPr>
              <w:sz w:val="18"/>
              <w:szCs w:val="18"/>
            </w:rPr>
          </w:rPrChange>
        </w:rPr>
        <w:t xml:space="preserve">este </w:t>
      </w:r>
      <w:r w:rsidDel="00000000" w:rsidR="00000000" w:rsidRPr="00000000">
        <w:rPr>
          <w:sz w:val="18"/>
          <w:szCs w:val="18"/>
          <w:rtl w:val="0"/>
        </w:rPr>
        <w:t xml:space="preserve">más que nada es el inicio de nuestra página web en donde </w:t>
      </w:r>
      <w:ins w:author="MASSIEL MANCINAS MORALES" w:id="7" w:date="2024-05-12T17:15:09Z">
        <w:r w:rsidDel="00000000" w:rsidR="00000000" w:rsidRPr="00000000">
          <w:rPr>
            <w:sz w:val="18"/>
            <w:szCs w:val="18"/>
            <w:rtl w:val="0"/>
          </w:rPr>
          <w:t xml:space="preserve">podrá</w:t>
        </w:r>
      </w:ins>
      <w:del w:author="MASSIEL MANCINAS MORALES" w:id="7" w:date="2024-05-12T17:15:09Z">
        <w:r w:rsidDel="00000000" w:rsidR="00000000" w:rsidRPr="00000000">
          <w:rPr>
            <w:sz w:val="18"/>
            <w:szCs w:val="18"/>
            <w:rtl w:val="0"/>
          </w:rPr>
          <w:delText xml:space="preserve">podra</w:delText>
        </w:r>
      </w:del>
      <w:r w:rsidDel="00000000" w:rsidR="00000000" w:rsidRPr="00000000">
        <w:rPr>
          <w:sz w:val="18"/>
          <w:szCs w:val="18"/>
          <w:rtl w:val="0"/>
        </w:rPr>
        <w:t xml:space="preserve"> ver mucho </w:t>
      </w:r>
      <w:ins w:author="MASSIEL MANCINAS MORALES" w:id="8" w:date="2024-05-12T17:15:11Z">
        <w:r w:rsidDel="00000000" w:rsidR="00000000" w:rsidRPr="00000000">
          <w:rPr>
            <w:sz w:val="18"/>
            <w:szCs w:val="18"/>
            <w:rtl w:val="0"/>
          </w:rPr>
          <w:t xml:space="preserve">más</w:t>
        </w:r>
      </w:ins>
      <w:del w:author="MASSIEL MANCINAS MORALES" w:id="8" w:date="2024-05-12T17:15:11Z">
        <w:r w:rsidDel="00000000" w:rsidR="00000000" w:rsidRPr="00000000">
          <w:rPr>
            <w:sz w:val="18"/>
            <w:szCs w:val="18"/>
            <w:rtl w:val="0"/>
          </w:rPr>
          <w:delText xml:space="preserve">mas</w:delText>
        </w:r>
      </w:del>
      <w:r w:rsidDel="00000000" w:rsidR="00000000" w:rsidRPr="00000000">
        <w:rPr>
          <w:sz w:val="18"/>
          <w:szCs w:val="18"/>
          <w:rtl w:val="0"/>
        </w:rPr>
        <w:t xml:space="preserve"> enfocado en lo general por asi decirlo del tema</w:t>
      </w:r>
      <w:ins w:author="MASSIEL MANCINAS MORALES" w:id="9" w:date="2024-05-12T17:15:07Z">
        <w:r w:rsidDel="00000000" w:rsidR="00000000" w:rsidRPr="00000000">
          <w:rPr>
            <w:sz w:val="18"/>
            <w:szCs w:val="18"/>
            <w:rtl w:val="0"/>
          </w:rPr>
          <w:t xml:space="preserve">.</w:t>
        </w:r>
      </w:ins>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943600" cy="3187700"/>
            <wp:effectExtent b="0" l="0" r="0" t="0"/>
            <wp:docPr id="1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sz w:val="18"/>
          <w:szCs w:val="18"/>
        </w:rPr>
      </w:pPr>
      <w:r w:rsidDel="00000000" w:rsidR="00000000" w:rsidRPr="00000000">
        <w:rPr>
          <w:sz w:val="18"/>
          <w:szCs w:val="18"/>
          <w:shd w:fill="ff9900" w:val="clear"/>
          <w:rtl w:val="0"/>
          <w:rPrChange w:author="MASSIEL MANCINAS MORALES" w:id="10" w:date="2024-05-12T17:15:01Z">
            <w:rPr>
              <w:sz w:val="18"/>
              <w:szCs w:val="18"/>
            </w:rPr>
          </w:rPrChange>
        </w:rPr>
        <w:t xml:space="preserve">esta </w:t>
      </w:r>
      <w:r w:rsidDel="00000000" w:rsidR="00000000" w:rsidRPr="00000000">
        <w:rPr>
          <w:sz w:val="18"/>
          <w:szCs w:val="18"/>
          <w:rtl w:val="0"/>
        </w:rPr>
        <w:t xml:space="preserve">parte de la </w:t>
      </w:r>
      <w:ins w:author="MASSIEL MANCINAS MORALES" w:id="11" w:date="2024-05-12T17:14:53Z">
        <w:r w:rsidDel="00000000" w:rsidR="00000000" w:rsidRPr="00000000">
          <w:rPr>
            <w:sz w:val="18"/>
            <w:szCs w:val="18"/>
            <w:rtl w:val="0"/>
          </w:rPr>
          <w:t xml:space="preserve">página</w:t>
        </w:r>
      </w:ins>
      <w:del w:author="MASSIEL MANCINAS MORALES" w:id="11" w:date="2024-05-12T17:14:53Z">
        <w:r w:rsidDel="00000000" w:rsidR="00000000" w:rsidRPr="00000000">
          <w:rPr>
            <w:sz w:val="18"/>
            <w:szCs w:val="18"/>
            <w:rtl w:val="0"/>
          </w:rPr>
          <w:delText xml:space="preserve">pagina</w:delText>
        </w:r>
      </w:del>
      <w:r w:rsidDel="00000000" w:rsidR="00000000" w:rsidRPr="00000000">
        <w:rPr>
          <w:sz w:val="18"/>
          <w:szCs w:val="18"/>
          <w:rtl w:val="0"/>
        </w:rPr>
        <w:t xml:space="preserve"> </w:t>
      </w:r>
      <w:ins w:author="MASSIEL MANCINAS MORALES" w:id="12" w:date="2024-05-12T17:14:54Z">
        <w:r w:rsidDel="00000000" w:rsidR="00000000" w:rsidRPr="00000000">
          <w:rPr>
            <w:sz w:val="18"/>
            <w:szCs w:val="18"/>
            <w:rtl w:val="0"/>
          </w:rPr>
          <w:t xml:space="preserve">está</w:t>
        </w:r>
      </w:ins>
      <w:del w:author="MASSIEL MANCINAS MORALES" w:id="12" w:date="2024-05-12T17:14:54Z">
        <w:r w:rsidDel="00000000" w:rsidR="00000000" w:rsidRPr="00000000">
          <w:rPr>
            <w:sz w:val="18"/>
            <w:szCs w:val="18"/>
            <w:rtl w:val="0"/>
          </w:rPr>
          <w:delText xml:space="preserve">esta</w:delText>
        </w:r>
      </w:del>
      <w:r w:rsidDel="00000000" w:rsidR="00000000" w:rsidRPr="00000000">
        <w:rPr>
          <w:sz w:val="18"/>
          <w:szCs w:val="18"/>
          <w:rtl w:val="0"/>
        </w:rPr>
        <w:t xml:space="preserve"> enfocada en el principal tema de tips de como calmar la ansiedad </w:t>
      </w:r>
      <w:ins w:author="MASSIEL MANCINAS MORALES" w:id="13" w:date="2024-05-12T17:15:13Z">
        <w:r w:rsidDel="00000000" w:rsidR="00000000" w:rsidRPr="00000000">
          <w:rPr>
            <w:sz w:val="18"/>
            <w:szCs w:val="18"/>
            <w:rtl w:val="0"/>
          </w:rPr>
          <w:t xml:space="preserve">así</w:t>
        </w:r>
      </w:ins>
      <w:del w:author="MASSIEL MANCINAS MORALES" w:id="13" w:date="2024-05-12T17:15:13Z">
        <w:r w:rsidDel="00000000" w:rsidR="00000000" w:rsidRPr="00000000">
          <w:rPr>
            <w:sz w:val="18"/>
            <w:szCs w:val="18"/>
            <w:rtl w:val="0"/>
          </w:rPr>
          <w:delText xml:space="preserve">asi</w:delText>
        </w:r>
      </w:del>
      <w:r w:rsidDel="00000000" w:rsidR="00000000" w:rsidRPr="00000000">
        <w:rPr>
          <w:sz w:val="18"/>
          <w:szCs w:val="18"/>
          <w:rtl w:val="0"/>
        </w:rPr>
        <w:t xml:space="preserve"> como lo menciona el titulo de la sub pagina.</w:t>
      </w:r>
    </w:p>
    <w:p w:rsidR="00000000" w:rsidDel="00000000" w:rsidP="00000000" w:rsidRDefault="00000000" w:rsidRPr="00000000" w14:paraId="000000B5">
      <w:pPr>
        <w:rPr/>
      </w:pPr>
      <w:r w:rsidDel="00000000" w:rsidR="00000000" w:rsidRPr="00000000">
        <w:rPr/>
        <w:drawing>
          <wp:inline distB="114300" distT="114300" distL="114300" distR="114300">
            <wp:extent cx="5943600" cy="3238500"/>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sz w:val="18"/>
          <w:szCs w:val="18"/>
        </w:rPr>
      </w:pPr>
      <w:r w:rsidDel="00000000" w:rsidR="00000000" w:rsidRPr="00000000">
        <w:rPr>
          <w:sz w:val="18"/>
          <w:szCs w:val="18"/>
          <w:shd w:fill="ff9900" w:val="clear"/>
          <w:rtl w:val="0"/>
          <w:rPrChange w:author="MASSIEL MANCINAS MORALES" w:id="14" w:date="2024-05-12T17:15:19Z">
            <w:rPr>
              <w:sz w:val="18"/>
              <w:szCs w:val="18"/>
            </w:rPr>
          </w:rPrChange>
        </w:rPr>
        <w:t xml:space="preserve">en </w:t>
      </w:r>
      <w:r w:rsidDel="00000000" w:rsidR="00000000" w:rsidRPr="00000000">
        <w:rPr>
          <w:sz w:val="18"/>
          <w:szCs w:val="18"/>
          <w:rtl w:val="0"/>
        </w:rPr>
        <w:t xml:space="preserve">esta parte es sobre las causas de la </w:t>
      </w:r>
      <w:ins w:author="MASSIEL MANCINAS MORALES" w:id="15" w:date="2024-05-12T17:15:21Z">
        <w:r w:rsidDel="00000000" w:rsidR="00000000" w:rsidRPr="00000000">
          <w:rPr>
            <w:sz w:val="18"/>
            <w:szCs w:val="18"/>
            <w:rtl w:val="0"/>
          </w:rPr>
          <w:t xml:space="preserve">ansiedad, las</w:t>
        </w:r>
      </w:ins>
      <w:del w:author="MASSIEL MANCINAS MORALES" w:id="15" w:date="2024-05-12T17:15:21Z">
        <w:r w:rsidDel="00000000" w:rsidR="00000000" w:rsidRPr="00000000">
          <w:rPr>
            <w:sz w:val="18"/>
            <w:szCs w:val="18"/>
            <w:rtl w:val="0"/>
          </w:rPr>
          <w:delText xml:space="preserve">ansiedad las</w:delText>
        </w:r>
      </w:del>
      <w:r w:rsidDel="00000000" w:rsidR="00000000" w:rsidRPr="00000000">
        <w:rPr>
          <w:sz w:val="18"/>
          <w:szCs w:val="18"/>
          <w:rtl w:val="0"/>
        </w:rPr>
        <w:t xml:space="preserve"> cosas que lo provocan etc. </w:t>
      </w:r>
      <w:ins w:author="MASSIEL MANCINAS MORALES" w:id="16" w:date="2024-05-12T17:15:23Z">
        <w:r w:rsidDel="00000000" w:rsidR="00000000" w:rsidRPr="00000000">
          <w:rPr>
            <w:sz w:val="18"/>
            <w:szCs w:val="18"/>
            <w:rtl w:val="0"/>
          </w:rPr>
          <w:t xml:space="preserve">qué</w:t>
        </w:r>
      </w:ins>
      <w:del w:author="MASSIEL MANCINAS MORALES" w:id="16" w:date="2024-05-12T17:15:23Z">
        <w:r w:rsidDel="00000000" w:rsidR="00000000" w:rsidRPr="00000000">
          <w:rPr>
            <w:sz w:val="18"/>
            <w:szCs w:val="18"/>
            <w:rtl w:val="0"/>
          </w:rPr>
          <w:delText xml:space="preserve">que</w:delText>
        </w:r>
      </w:del>
      <w:r w:rsidDel="00000000" w:rsidR="00000000" w:rsidRPr="00000000">
        <w:rPr>
          <w:sz w:val="18"/>
          <w:szCs w:val="18"/>
          <w:rtl w:val="0"/>
        </w:rPr>
        <w:t xml:space="preserve"> hacer en ciertos casos y las causas principales confirmadas por gente</w:t>
      </w:r>
      <w:ins w:author="MASSIEL MANCINAS MORALES" w:id="17" w:date="2024-05-12T17:15:26Z">
        <w:r w:rsidDel="00000000" w:rsidR="00000000" w:rsidRPr="00000000">
          <w:rPr>
            <w:sz w:val="18"/>
            <w:szCs w:val="18"/>
            <w:rtl w:val="0"/>
          </w:rPr>
          <w:t xml:space="preserve">.</w:t>
        </w:r>
      </w:ins>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5943600" cy="3175000"/>
            <wp:effectExtent b="0" l="0" r="0" t="0"/>
            <wp:docPr id="1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sz w:val="18"/>
          <w:szCs w:val="18"/>
        </w:rPr>
      </w:pPr>
      <w:r w:rsidDel="00000000" w:rsidR="00000000" w:rsidRPr="00000000">
        <w:rPr>
          <w:sz w:val="18"/>
          <w:szCs w:val="18"/>
          <w:shd w:fill="ff9900" w:val="clear"/>
          <w:rtl w:val="0"/>
          <w:rPrChange w:author="MASSIEL MANCINAS MORALES" w:id="18" w:date="2024-05-12T17:15:31Z">
            <w:rPr>
              <w:sz w:val="18"/>
              <w:szCs w:val="18"/>
            </w:rPr>
          </w:rPrChange>
        </w:rPr>
        <w:t xml:space="preserve">esta </w:t>
      </w:r>
      <w:r w:rsidDel="00000000" w:rsidR="00000000" w:rsidRPr="00000000">
        <w:rPr>
          <w:sz w:val="18"/>
          <w:szCs w:val="18"/>
          <w:rtl w:val="0"/>
        </w:rPr>
        <w:t xml:space="preserve">es la </w:t>
      </w:r>
      <w:ins w:author="MASSIEL MANCINAS MORALES" w:id="19" w:date="2024-05-12T17:15:32Z">
        <w:r w:rsidDel="00000000" w:rsidR="00000000" w:rsidRPr="00000000">
          <w:rPr>
            <w:sz w:val="18"/>
            <w:szCs w:val="18"/>
            <w:rtl w:val="0"/>
          </w:rPr>
          <w:t xml:space="preserve">página</w:t>
        </w:r>
      </w:ins>
      <w:del w:author="MASSIEL MANCINAS MORALES" w:id="19" w:date="2024-05-12T17:15:32Z">
        <w:r w:rsidDel="00000000" w:rsidR="00000000" w:rsidRPr="00000000">
          <w:rPr>
            <w:sz w:val="18"/>
            <w:szCs w:val="18"/>
            <w:rtl w:val="0"/>
          </w:rPr>
          <w:delText xml:space="preserve">pagina</w:delText>
        </w:r>
      </w:del>
      <w:r w:rsidDel="00000000" w:rsidR="00000000" w:rsidRPr="00000000">
        <w:rPr>
          <w:sz w:val="18"/>
          <w:szCs w:val="18"/>
          <w:rtl w:val="0"/>
        </w:rPr>
        <w:t xml:space="preserve"> de contactos que </w:t>
      </w:r>
      <w:ins w:author="MASSIEL MANCINAS MORALES" w:id="20" w:date="2024-05-12T17:15:34Z">
        <w:r w:rsidDel="00000000" w:rsidR="00000000" w:rsidRPr="00000000">
          <w:rPr>
            <w:sz w:val="18"/>
            <w:szCs w:val="18"/>
            <w:rtl w:val="0"/>
          </w:rPr>
          <w:t xml:space="preserve">ahí</w:t>
        </w:r>
      </w:ins>
      <w:del w:author="MASSIEL MANCINAS MORALES" w:id="20" w:date="2024-05-12T17:15:34Z">
        <w:r w:rsidDel="00000000" w:rsidR="00000000" w:rsidRPr="00000000">
          <w:rPr>
            <w:sz w:val="18"/>
            <w:szCs w:val="18"/>
            <w:rtl w:val="0"/>
          </w:rPr>
          <w:delText xml:space="preserve">ahi</w:delText>
        </w:r>
      </w:del>
      <w:r w:rsidDel="00000000" w:rsidR="00000000" w:rsidRPr="00000000">
        <w:rPr>
          <w:sz w:val="18"/>
          <w:szCs w:val="18"/>
          <w:rtl w:val="0"/>
        </w:rPr>
        <w:t xml:space="preserve"> puedan contactar con los creadores de las </w:t>
      </w:r>
      <w:ins w:author="MASSIEL MANCINAS MORALES" w:id="21" w:date="2024-05-12T17:15:35Z">
        <w:r w:rsidDel="00000000" w:rsidR="00000000" w:rsidRPr="00000000">
          <w:rPr>
            <w:sz w:val="18"/>
            <w:szCs w:val="18"/>
            <w:rtl w:val="0"/>
          </w:rPr>
          <w:t xml:space="preserve">páginas</w:t>
        </w:r>
      </w:ins>
      <w:del w:author="MASSIEL MANCINAS MORALES" w:id="21" w:date="2024-05-12T17:15:35Z">
        <w:r w:rsidDel="00000000" w:rsidR="00000000" w:rsidRPr="00000000">
          <w:rPr>
            <w:sz w:val="18"/>
            <w:szCs w:val="18"/>
            <w:rtl w:val="0"/>
          </w:rPr>
          <w:delText xml:space="preserve">paginas</w:delText>
        </w:r>
      </w:del>
      <w:r w:rsidDel="00000000" w:rsidR="00000000" w:rsidRPr="00000000">
        <w:rPr>
          <w:sz w:val="18"/>
          <w:szCs w:val="18"/>
          <w:rtl w:val="0"/>
        </w:rPr>
        <w:t xml:space="preserve"> y hacer preguntas entre otras cosas.</w:t>
      </w:r>
      <w:r w:rsidDel="00000000" w:rsidR="00000000" w:rsidRPr="00000000">
        <w:rPr>
          <w:rtl w:val="0"/>
        </w:rPr>
      </w:r>
    </w:p>
    <w:p w:rsidR="00000000" w:rsidDel="00000000" w:rsidP="00000000" w:rsidRDefault="00000000" w:rsidRPr="00000000" w14:paraId="000000B9">
      <w:pPr>
        <w:pStyle w:val="Heading2"/>
        <w:spacing w:line="360" w:lineRule="auto"/>
        <w:rPr>
          <w:b w:val="1"/>
          <w:sz w:val="24"/>
          <w:szCs w:val="24"/>
        </w:rPr>
      </w:pPr>
      <w:bookmarkStart w:colFirst="0" w:colLast="0" w:name="_ra073j330pjj" w:id="14"/>
      <w:bookmarkEnd w:id="14"/>
      <w:r w:rsidDel="00000000" w:rsidR="00000000" w:rsidRPr="00000000">
        <w:rPr>
          <w:b w:val="1"/>
          <w:sz w:val="24"/>
          <w:szCs w:val="24"/>
          <w:rtl w:val="0"/>
        </w:rPr>
        <w:t xml:space="preserve">Pruebas y lanzamiento</w:t>
      </w:r>
    </w:p>
    <w:p w:rsidR="00000000" w:rsidDel="00000000" w:rsidP="00000000" w:rsidRDefault="00000000" w:rsidRPr="00000000" w14:paraId="000000BA">
      <w:pPr>
        <w:spacing w:line="360" w:lineRule="auto"/>
        <w:ind w:firstLine="720"/>
        <w:jc w:val="both"/>
        <w:rPr/>
      </w:pPr>
      <w:r w:rsidDel="00000000" w:rsidR="00000000" w:rsidRPr="00000000">
        <w:rPr>
          <w:rtl w:val="0"/>
        </w:rPr>
        <w:t xml:space="preserve">Primero iniciamos sesión</w:t>
      </w:r>
      <w:r w:rsidDel="00000000" w:rsidR="00000000" w:rsidRPr="00000000">
        <w:rPr>
          <w:rtl w:val="0"/>
        </w:rPr>
      </w:r>
    </w:p>
    <w:p w:rsidR="00000000" w:rsidDel="00000000" w:rsidP="00000000" w:rsidRDefault="00000000" w:rsidRPr="00000000" w14:paraId="000000BB">
      <w:pPr>
        <w:spacing w:line="360" w:lineRule="auto"/>
        <w:ind w:firstLine="720"/>
        <w:jc w:val="both"/>
        <w:rPr/>
      </w:pPr>
      <w:r w:rsidDel="00000000" w:rsidR="00000000" w:rsidRPr="00000000">
        <w:rPr/>
        <w:drawing>
          <wp:inline distB="114300" distT="114300" distL="114300" distR="114300">
            <wp:extent cx="5943600" cy="2984500"/>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360" w:lineRule="auto"/>
        <w:ind w:firstLine="720"/>
        <w:jc w:val="both"/>
        <w:rPr>
          <w:highlight w:val="black"/>
        </w:rPr>
      </w:pPr>
      <w:r w:rsidDel="00000000" w:rsidR="00000000" w:rsidRPr="00000000">
        <w:rPr>
          <w:rtl w:val="0"/>
        </w:rPr>
        <w:t xml:space="preserve">Creamos un nuevo sitio web</w:t>
      </w:r>
      <w:r w:rsidDel="00000000" w:rsidR="00000000" w:rsidRPr="00000000">
        <w:rPr>
          <w:rtl w:val="0"/>
        </w:rPr>
      </w:r>
    </w:p>
    <w:p w:rsidR="00000000" w:rsidDel="00000000" w:rsidP="00000000" w:rsidRDefault="00000000" w:rsidRPr="00000000" w14:paraId="000000BD">
      <w:pPr>
        <w:spacing w:line="360" w:lineRule="auto"/>
        <w:ind w:firstLine="720"/>
        <w:jc w:val="both"/>
        <w:rPr/>
      </w:pPr>
      <w:r w:rsidDel="00000000" w:rsidR="00000000" w:rsidRPr="00000000">
        <w:rPr/>
        <w:drawing>
          <wp:inline distB="114300" distT="114300" distL="114300" distR="114300">
            <wp:extent cx="5943600" cy="2946400"/>
            <wp:effectExtent b="0" l="0" r="0" t="0"/>
            <wp:docPr id="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360" w:lineRule="auto"/>
        <w:ind w:firstLine="720"/>
        <w:jc w:val="both"/>
        <w:rPr/>
      </w:pPr>
      <w:r w:rsidDel="00000000" w:rsidR="00000000" w:rsidRPr="00000000">
        <w:rPr>
          <w:rtl w:val="0"/>
        </w:rPr>
        <w:t xml:space="preserve">Empezamos a subir sitio web</w:t>
      </w:r>
    </w:p>
    <w:p w:rsidR="00000000" w:rsidDel="00000000" w:rsidP="00000000" w:rsidRDefault="00000000" w:rsidRPr="00000000" w14:paraId="000000BF">
      <w:pPr>
        <w:spacing w:line="360" w:lineRule="auto"/>
        <w:ind w:firstLine="720"/>
        <w:jc w:val="both"/>
        <w:rPr/>
      </w:pPr>
      <w:r w:rsidDel="00000000" w:rsidR="00000000" w:rsidRPr="00000000">
        <w:rPr/>
        <w:drawing>
          <wp:inline distB="114300" distT="114300" distL="114300" distR="114300">
            <wp:extent cx="5943600" cy="2959100"/>
            <wp:effectExtent b="0" l="0" r="0" t="0"/>
            <wp:docPr id="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ind w:firstLine="720"/>
        <w:jc w:val="both"/>
        <w:rPr/>
      </w:pPr>
      <w:r w:rsidDel="00000000" w:rsidR="00000000" w:rsidRPr="00000000">
        <w:rPr>
          <w:rtl w:val="0"/>
        </w:rPr>
        <w:t xml:space="preserve">Entramos a la carpeta public_html</w:t>
      </w:r>
    </w:p>
    <w:p w:rsidR="00000000" w:rsidDel="00000000" w:rsidP="00000000" w:rsidRDefault="00000000" w:rsidRPr="00000000" w14:paraId="000000C1">
      <w:pPr>
        <w:spacing w:line="360" w:lineRule="auto"/>
        <w:ind w:firstLine="720"/>
        <w:jc w:val="both"/>
        <w:rPr/>
      </w:pPr>
      <w:r w:rsidDel="00000000" w:rsidR="00000000" w:rsidRPr="00000000">
        <w:rPr/>
        <w:drawing>
          <wp:inline distB="114300" distT="114300" distL="114300" distR="114300">
            <wp:extent cx="5943600" cy="2946400"/>
            <wp:effectExtent b="0" l="0" r="0" t="0"/>
            <wp:docPr id="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ind w:firstLine="720"/>
        <w:jc w:val="both"/>
        <w:rPr/>
      </w:pPr>
      <w:r w:rsidDel="00000000" w:rsidR="00000000" w:rsidRPr="00000000">
        <w:rPr>
          <w:rtl w:val="0"/>
        </w:rPr>
        <w:t xml:space="preserve">Subimos nuestros archivos</w:t>
      </w:r>
    </w:p>
    <w:p w:rsidR="00000000" w:rsidDel="00000000" w:rsidP="00000000" w:rsidRDefault="00000000" w:rsidRPr="00000000" w14:paraId="000000C3">
      <w:pPr>
        <w:spacing w:line="360" w:lineRule="auto"/>
        <w:ind w:firstLine="720"/>
        <w:jc w:val="both"/>
        <w:rPr/>
      </w:pPr>
      <w:r w:rsidDel="00000000" w:rsidR="00000000" w:rsidRPr="00000000">
        <w:rPr/>
        <w:drawing>
          <wp:inline distB="114300" distT="114300" distL="114300" distR="114300">
            <wp:extent cx="5943600" cy="2921000"/>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360" w:lineRule="auto"/>
        <w:ind w:firstLine="720"/>
        <w:jc w:val="both"/>
        <w:rPr/>
      </w:pPr>
      <w:r w:rsidDel="00000000" w:rsidR="00000000" w:rsidRPr="00000000">
        <w:rPr>
          <w:rtl w:val="0"/>
        </w:rPr>
        <w:t xml:space="preserve">Regresamos a la página principal y entramos a ver sitio web</w:t>
      </w:r>
    </w:p>
    <w:p w:rsidR="00000000" w:rsidDel="00000000" w:rsidP="00000000" w:rsidRDefault="00000000" w:rsidRPr="00000000" w14:paraId="000000C5">
      <w:pPr>
        <w:spacing w:line="360" w:lineRule="auto"/>
        <w:ind w:firstLine="720"/>
        <w:jc w:val="both"/>
        <w:rPr/>
      </w:pPr>
      <w:r w:rsidDel="00000000" w:rsidR="00000000" w:rsidRPr="00000000">
        <w:rPr/>
        <w:drawing>
          <wp:inline distB="114300" distT="114300" distL="114300" distR="114300">
            <wp:extent cx="5943600" cy="2933700"/>
            <wp:effectExtent b="0" l="0" r="0" t="0"/>
            <wp:docPr id="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ind w:firstLine="720"/>
        <w:jc w:val="both"/>
        <w:rPr/>
      </w:pPr>
      <w:r w:rsidDel="00000000" w:rsidR="00000000" w:rsidRPr="00000000">
        <w:rPr>
          <w:rtl w:val="0"/>
        </w:rPr>
        <w:t xml:space="preserve">Y listo</w:t>
      </w:r>
    </w:p>
    <w:p w:rsidR="00000000" w:rsidDel="00000000" w:rsidP="00000000" w:rsidRDefault="00000000" w:rsidRPr="00000000" w14:paraId="000000C7">
      <w:pPr>
        <w:spacing w:line="360" w:lineRule="auto"/>
        <w:ind w:firstLine="720"/>
        <w:jc w:val="both"/>
        <w:rPr/>
      </w:pPr>
      <w:r w:rsidDel="00000000" w:rsidR="00000000" w:rsidRPr="00000000">
        <w:rPr/>
        <w:drawing>
          <wp:inline distB="114300" distT="114300" distL="114300" distR="114300">
            <wp:extent cx="5943600" cy="2933700"/>
            <wp:effectExtent b="0" l="0" r="0" t="0"/>
            <wp:docPr id="1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2"/>
        <w:spacing w:line="360" w:lineRule="auto"/>
        <w:rPr>
          <w:b w:val="1"/>
          <w:sz w:val="24"/>
          <w:szCs w:val="24"/>
        </w:rPr>
      </w:pPr>
      <w:bookmarkStart w:colFirst="0" w:colLast="0" w:name="_br04ng9f1cfv" w:id="15"/>
      <w:bookmarkEnd w:id="15"/>
      <w:r w:rsidDel="00000000" w:rsidR="00000000" w:rsidRPr="00000000">
        <w:rPr>
          <w:b w:val="1"/>
          <w:sz w:val="24"/>
          <w:szCs w:val="24"/>
          <w:rtl w:val="0"/>
        </w:rPr>
        <w:t xml:space="preserve">Mantenimiento</w:t>
      </w:r>
    </w:p>
    <w:p w:rsidR="00000000" w:rsidDel="00000000" w:rsidP="00000000" w:rsidRDefault="00000000" w:rsidRPr="00000000" w14:paraId="000000C9">
      <w:pPr>
        <w:spacing w:line="360" w:lineRule="auto"/>
        <w:ind w:firstLine="720"/>
        <w:jc w:val="both"/>
        <w:rPr/>
      </w:pPr>
      <w:r w:rsidDel="00000000" w:rsidR="00000000" w:rsidRPr="00000000">
        <w:rPr>
          <w:rtl w:val="0"/>
        </w:rPr>
        <w:t xml:space="preserve">(Se indica qué acciones se realizarán para asegurar el buen funcionamiento del sitio Web)</w:t>
      </w:r>
    </w:p>
    <w:p w:rsidR="00000000" w:rsidDel="00000000" w:rsidP="00000000" w:rsidRDefault="00000000" w:rsidRPr="00000000" w14:paraId="000000CA">
      <w:pPr>
        <w:spacing w:line="360" w:lineRule="auto"/>
        <w:rPr/>
      </w:pPr>
      <w:r w:rsidDel="00000000" w:rsidR="00000000" w:rsidRPr="00000000">
        <w:rPr>
          <w:rtl w:val="0"/>
        </w:rPr>
      </w:r>
    </w:p>
    <w:p w:rsidR="00000000" w:rsidDel="00000000" w:rsidP="00000000" w:rsidRDefault="00000000" w:rsidRPr="00000000" w14:paraId="000000CB">
      <w:pPr>
        <w:pStyle w:val="Heading1"/>
        <w:keepNext w:val="0"/>
        <w:keepLines w:val="0"/>
        <w:widowControl w:val="0"/>
        <w:spacing w:after="0" w:before="0" w:line="360" w:lineRule="auto"/>
        <w:jc w:val="center"/>
        <w:rPr/>
      </w:pPr>
      <w:bookmarkStart w:colFirst="0" w:colLast="0" w:name="_cbilimbuhs55" w:id="16"/>
      <w:bookmarkEnd w:id="16"/>
      <w:r w:rsidDel="00000000" w:rsidR="00000000" w:rsidRPr="00000000">
        <w:rPr>
          <w:rtl w:val="0"/>
        </w:rPr>
        <w:t xml:space="preserve">Resultados</w:t>
      </w:r>
    </w:p>
    <w:p w:rsidR="00000000" w:rsidDel="00000000" w:rsidP="00000000" w:rsidRDefault="00000000" w:rsidRPr="00000000" w14:paraId="000000CC">
      <w:pPr>
        <w:spacing w:line="360" w:lineRule="auto"/>
        <w:ind w:firstLine="720"/>
        <w:jc w:val="both"/>
        <w:rPr/>
      </w:pPr>
      <w:r w:rsidDel="00000000" w:rsidR="00000000" w:rsidRPr="00000000">
        <w:rPr>
          <w:rtl w:val="0"/>
        </w:rPr>
        <w:t xml:space="preserve">(Redactados respecto a los objetivos planteados y propuesta de solución al problema definido)</w:t>
      </w:r>
    </w:p>
    <w:p w:rsidR="00000000" w:rsidDel="00000000" w:rsidP="00000000" w:rsidRDefault="00000000" w:rsidRPr="00000000" w14:paraId="000000CD">
      <w:pPr>
        <w:pStyle w:val="Heading1"/>
        <w:keepNext w:val="0"/>
        <w:keepLines w:val="0"/>
        <w:widowControl w:val="0"/>
        <w:spacing w:after="0" w:before="0" w:line="360" w:lineRule="auto"/>
        <w:jc w:val="center"/>
        <w:rPr/>
      </w:pPr>
      <w:bookmarkStart w:colFirst="0" w:colLast="0" w:name="_2jxsxqh" w:id="17"/>
      <w:bookmarkEnd w:id="17"/>
      <w:r w:rsidDel="00000000" w:rsidR="00000000" w:rsidRPr="00000000">
        <w:rPr>
          <w:rtl w:val="0"/>
        </w:rPr>
        <w:t xml:space="preserve">Conclusiones</w:t>
      </w:r>
    </w:p>
    <w:p w:rsidR="00000000" w:rsidDel="00000000" w:rsidP="00000000" w:rsidRDefault="00000000" w:rsidRPr="00000000" w14:paraId="000000CE">
      <w:pPr>
        <w:widowControl w:val="0"/>
        <w:spacing w:line="360" w:lineRule="auto"/>
        <w:ind w:firstLine="720"/>
        <w:jc w:val="both"/>
        <w:rPr/>
      </w:pPr>
      <w:r w:rsidDel="00000000" w:rsidR="00000000" w:rsidRPr="00000000">
        <w:rPr>
          <w:rtl w:val="0"/>
        </w:rPr>
        <w:t xml:space="preserve">(Reflexión acerca de lo aprendido por cada uno de los integrantes del equipo; experiencias positivas y negativas del proceso: tecnología, humano, administración del tiempo, etc.); propuestas de mejora para el proyecto realizado que se necesita considerar en futuros proyectos de desarrollo Web. Extensión: mínimo una cuartilla)</w:t>
      </w:r>
    </w:p>
    <w:p w:rsidR="00000000" w:rsidDel="00000000" w:rsidP="00000000" w:rsidRDefault="00000000" w:rsidRPr="00000000" w14:paraId="000000CF">
      <w:pPr>
        <w:widowControl w:val="0"/>
        <w:spacing w:line="360" w:lineRule="auto"/>
        <w:rPr/>
      </w:pPr>
      <w:r w:rsidDel="00000000" w:rsidR="00000000" w:rsidRPr="00000000">
        <w:rPr>
          <w:rtl w:val="0"/>
        </w:rPr>
      </w:r>
    </w:p>
    <w:p w:rsidR="00000000" w:rsidDel="00000000" w:rsidP="00000000" w:rsidRDefault="00000000" w:rsidRPr="00000000" w14:paraId="000000D0">
      <w:pPr>
        <w:widowControl w:val="0"/>
        <w:spacing w:line="360" w:lineRule="auto"/>
        <w:jc w:val="center"/>
        <w:rPr/>
      </w:pPr>
      <w:r w:rsidDel="00000000" w:rsidR="00000000" w:rsidRPr="00000000">
        <w:rPr>
          <w:rtl w:val="0"/>
        </w:rPr>
      </w:r>
    </w:p>
    <w:p w:rsidR="00000000" w:rsidDel="00000000" w:rsidP="00000000" w:rsidRDefault="00000000" w:rsidRPr="00000000" w14:paraId="000000D1">
      <w:pPr>
        <w:pStyle w:val="Heading1"/>
        <w:keepNext w:val="0"/>
        <w:keepLines w:val="0"/>
        <w:widowControl w:val="0"/>
        <w:spacing w:after="0" w:before="0" w:line="360" w:lineRule="auto"/>
        <w:jc w:val="center"/>
        <w:rPr/>
      </w:pPr>
      <w:bookmarkStart w:colFirst="0" w:colLast="0" w:name="_z337ya" w:id="18"/>
      <w:bookmarkEnd w:id="18"/>
      <w:r w:rsidDel="00000000" w:rsidR="00000000" w:rsidRPr="00000000">
        <w:rPr>
          <w:rtl w:val="0"/>
        </w:rPr>
        <w:t xml:space="preserve">Referencias</w:t>
      </w:r>
    </w:p>
    <w:p w:rsidR="00000000" w:rsidDel="00000000" w:rsidP="00000000" w:rsidRDefault="00000000" w:rsidRPr="00000000" w14:paraId="000000D2">
      <w:pPr>
        <w:widowControl w:val="0"/>
        <w:spacing w:line="360" w:lineRule="auto"/>
        <w:jc w:val="center"/>
        <w:rPr/>
      </w:pPr>
      <w:r w:rsidDel="00000000" w:rsidR="00000000" w:rsidRPr="00000000">
        <w:rPr>
          <w:rtl w:val="0"/>
        </w:rPr>
        <w:t xml:space="preserve">(Formato APA Séptima Ed.)}</w:t>
      </w:r>
    </w:p>
    <w:p w:rsidR="00000000" w:rsidDel="00000000" w:rsidP="00000000" w:rsidRDefault="00000000" w:rsidRPr="00000000" w14:paraId="000000D3">
      <w:pPr>
        <w:pStyle w:val="Heading1"/>
        <w:jc w:val="center"/>
        <w:rPr/>
      </w:pPr>
      <w:bookmarkStart w:colFirst="0" w:colLast="0" w:name="_6df4p0kovqjf" w:id="19"/>
      <w:bookmarkEnd w:id="19"/>
      <w:r w:rsidDel="00000000" w:rsidR="00000000" w:rsidRPr="00000000">
        <w:rPr>
          <w:rtl w:val="0"/>
        </w:rPr>
        <w:t xml:space="preserve">Anexos</w:t>
      </w:r>
    </w:p>
    <w:p w:rsidR="00000000" w:rsidDel="00000000" w:rsidP="00000000" w:rsidRDefault="00000000" w:rsidRPr="00000000" w14:paraId="000000D4">
      <w:pPr>
        <w:widowControl w:val="0"/>
        <w:spacing w:line="360" w:lineRule="auto"/>
        <w:ind w:firstLine="720"/>
        <w:jc w:val="both"/>
        <w:rPr/>
      </w:pPr>
      <w:r w:rsidDel="00000000" w:rsidR="00000000" w:rsidRPr="00000000">
        <w:rPr>
          <w:rtl w:val="0"/>
        </w:rPr>
        <w:t xml:space="preserve">(Ordenados por aparición en el texto del documento, se titulan como Anexo 1, Anexo 2, etc.; aquí se esperan los instrumentos encuesta, las capturas de pantalla del sitio Web funcionando en Internet, entre otros)</w:t>
      </w:r>
    </w:p>
    <w:p w:rsidR="00000000" w:rsidDel="00000000" w:rsidP="00000000" w:rsidRDefault="00000000" w:rsidRPr="00000000" w14:paraId="000000D5">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0D6">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0D7">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0D8">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0D9">
      <w:pPr>
        <w:spacing w:line="360" w:lineRule="auto"/>
        <w:rPr/>
      </w:pPr>
      <w:r w:rsidDel="00000000" w:rsidR="00000000" w:rsidRPr="00000000">
        <w:rPr>
          <w:rtl w:val="0"/>
        </w:rPr>
      </w:r>
    </w:p>
    <w:sectPr>
      <w:headerReference r:id="rId22" w:type="default"/>
      <w:footerReference r:id="rId23" w:type="default"/>
      <w:pgSz w:h="15840" w:w="12240" w:orient="portrait"/>
      <w:pgMar w:bottom="1440.0000000000002" w:top="1440.0000000000002" w:left="1440.0000000000002" w:right="1440.0000000000002"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SSIEL MANCINAS MORALES" w:id="0" w:date="2024-05-12T17:16:40Z">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Era por cada página del sitio.</w:t>
      </w:r>
    </w:p>
  </w:comment>
  <w:comment w:author="MASSIEL MANCINAS MORALES" w:id="2" w:date="2024-05-12T17:14:49Z">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Pedí que el código fuera legible.</w:t>
      </w:r>
    </w:p>
  </w:comment>
  <w:comment w:author="MASSIEL MANCINAS MORALES" w:id="1" w:date="2024-05-12T17:14:33Z">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Esperaba un estilo de índice. Esto va en diseño.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jc w:val="center"/>
      <w:rPr/>
    </w:pPr>
    <w:r w:rsidDel="00000000" w:rsidR="00000000" w:rsidRPr="00000000">
      <w:rPr>
        <w:rtl w:val="0"/>
      </w:rPr>
      <w:t xml:space="preserve">CBTis 37, </w:t>
    </w:r>
    <w:r w:rsidDel="00000000" w:rsidR="00000000" w:rsidRPr="00000000">
      <w:rPr>
        <w:rtl w:val="0"/>
      </w:rPr>
      <w:t xml:space="preserve">2AMPr</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jc w:val="both"/>
      <w:rPr/>
    </w:pPr>
    <w:r w:rsidDel="00000000" w:rsidR="00000000" w:rsidRPr="00000000">
      <w:rPr>
        <w:rtl w:val="0"/>
      </w:rPr>
      <w:t xml:space="preserve">Ansiedad escolar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before="400" w:lineRule="auto"/>
    </w:pPr>
    <w:rPr>
      <w:b w:val="1"/>
      <w:sz w:val="24"/>
      <w:szCs w:val="2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5.png"/><Relationship Id="rId22" Type="http://schemas.openxmlformats.org/officeDocument/2006/relationships/header" Target="header1.xml"/><Relationship Id="rId10" Type="http://schemas.openxmlformats.org/officeDocument/2006/relationships/image" Target="media/image14.png"/><Relationship Id="rId21"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4.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8.png"/><Relationship Id="rId5" Type="http://schemas.openxmlformats.org/officeDocument/2006/relationships/numbering" Target="numbering.xml"/><Relationship Id="rId19" Type="http://schemas.openxmlformats.org/officeDocument/2006/relationships/image" Target="media/image6.png"/><Relationship Id="rId6" Type="http://schemas.openxmlformats.org/officeDocument/2006/relationships/styles" Target="styles.xml"/><Relationship Id="rId18" Type="http://schemas.openxmlformats.org/officeDocument/2006/relationships/image" Target="media/image12.png"/><Relationship Id="rId7" Type="http://schemas.openxmlformats.org/officeDocument/2006/relationships/image" Target="media/image15.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